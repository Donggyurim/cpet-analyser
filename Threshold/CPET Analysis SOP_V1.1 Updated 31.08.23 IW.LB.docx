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17DA29C" w14:textId="0B87CD38" w:rsidR="00FD1CB9" w:rsidRPr="00E732F7" w:rsidRDefault="00AA4DA3" w:rsidP="0012614C">
      <w:pPr>
        <w:pStyle w:val="TitleBaker"/>
        <w:jc w:val="center"/>
        <w:rPr>
          <w:sz w:val="28"/>
          <w:szCs w:val="18"/>
        </w:rPr>
      </w:pPr>
      <w:ins w:id="0" w:author="Imogen Wallace" w:date="2023-05-18T08:53:00Z">
        <w:r w:rsidRPr="00E732F7">
          <w:rPr>
            <w:sz w:val="28"/>
            <w:szCs w:val="18"/>
          </w:rPr>
          <w:t>Car</w:t>
        </w:r>
      </w:ins>
      <w:ins w:id="1" w:author="Imogen Wallace" w:date="2023-05-18T08:54:00Z">
        <w:r w:rsidRPr="00E732F7">
          <w:rPr>
            <w:sz w:val="28"/>
            <w:szCs w:val="18"/>
          </w:rPr>
          <w:t xml:space="preserve">diopulmonary Exercise Test Analysis </w:t>
        </w:r>
      </w:ins>
    </w:p>
    <w:p w14:paraId="4B1231F0" w14:textId="04066C9A" w:rsidR="007A7B50" w:rsidRPr="00E732F7" w:rsidRDefault="0018610F" w:rsidP="00C6690E">
      <w:pPr>
        <w:pStyle w:val="TitleBaker"/>
        <w:rPr>
          <w:b w:val="0"/>
          <w:bCs/>
          <w:color w:val="000000" w:themeColor="text1"/>
          <w:sz w:val="20"/>
        </w:rPr>
      </w:pPr>
      <w:r w:rsidRPr="00E732F7">
        <w:rPr>
          <w:b w:val="0"/>
          <w:bCs/>
          <w:color w:val="000000" w:themeColor="text1"/>
          <w:sz w:val="20"/>
        </w:rPr>
        <w:t xml:space="preserve">All CPET analysis is performed post-test, using the </w:t>
      </w:r>
      <w:proofErr w:type="spellStart"/>
      <w:r w:rsidRPr="00E732F7">
        <w:rPr>
          <w:b w:val="0"/>
          <w:bCs/>
          <w:color w:val="000000" w:themeColor="text1"/>
          <w:sz w:val="20"/>
        </w:rPr>
        <w:t>Vyntus</w:t>
      </w:r>
      <w:proofErr w:type="spellEnd"/>
      <w:r w:rsidRPr="00E732F7">
        <w:rPr>
          <w:b w:val="0"/>
          <w:bCs/>
          <w:color w:val="000000" w:themeColor="text1"/>
          <w:sz w:val="20"/>
        </w:rPr>
        <w:t xml:space="preserve"> software to calculate thresholds where possible, and Microsoft Excel for all other measurements. </w:t>
      </w:r>
    </w:p>
    <w:p w14:paraId="70C56F3D" w14:textId="77777777" w:rsidR="00461D32" w:rsidRPr="00E732F7" w:rsidRDefault="00461D32" w:rsidP="00461D32">
      <w:pPr>
        <w:pStyle w:val="SectionheaderBaker"/>
      </w:pPr>
      <w:r w:rsidRPr="00E732F7">
        <w:t xml:space="preserve">Abbreviations  </w:t>
      </w:r>
    </w:p>
    <w:p w14:paraId="61496EE5" w14:textId="77777777" w:rsidR="00461D32" w:rsidRPr="00E732F7" w:rsidRDefault="00461D32" w:rsidP="00461D32">
      <w:pPr>
        <w:pStyle w:val="BodytextBaker"/>
        <w:rPr>
          <w:sz w:val="20"/>
          <w:szCs w:val="20"/>
        </w:rPr>
      </w:pPr>
      <w:r w:rsidRPr="00E732F7">
        <w:rPr>
          <w:sz w:val="20"/>
          <w:szCs w:val="20"/>
        </w:rPr>
        <w:t>VO2 – oxygen uptake</w:t>
      </w:r>
    </w:p>
    <w:p w14:paraId="59302B38" w14:textId="77777777" w:rsidR="00461D32" w:rsidRPr="00E732F7" w:rsidRDefault="00461D32" w:rsidP="00461D32">
      <w:pPr>
        <w:pStyle w:val="BodytextBaker"/>
        <w:rPr>
          <w:sz w:val="20"/>
          <w:szCs w:val="20"/>
        </w:rPr>
      </w:pPr>
      <w:r w:rsidRPr="00E732F7">
        <w:rPr>
          <w:sz w:val="20"/>
          <w:szCs w:val="20"/>
        </w:rPr>
        <w:t>VCO2 – carbon dioxide output</w:t>
      </w:r>
    </w:p>
    <w:p w14:paraId="27F6EFFE" w14:textId="77777777" w:rsidR="00461D32" w:rsidRPr="00E732F7" w:rsidRDefault="00461D32" w:rsidP="00461D32">
      <w:pPr>
        <w:pStyle w:val="BodytextBaker"/>
        <w:rPr>
          <w:sz w:val="20"/>
          <w:szCs w:val="20"/>
        </w:rPr>
      </w:pPr>
      <w:r w:rsidRPr="00E732F7">
        <w:rPr>
          <w:sz w:val="20"/>
          <w:szCs w:val="20"/>
        </w:rPr>
        <w:t>VE – minute ventilation</w:t>
      </w:r>
    </w:p>
    <w:p w14:paraId="4761A549" w14:textId="77777777" w:rsidR="00461D32" w:rsidRPr="00E732F7" w:rsidRDefault="00461D32" w:rsidP="00461D32">
      <w:pPr>
        <w:pStyle w:val="BodytextBaker"/>
        <w:rPr>
          <w:sz w:val="20"/>
          <w:szCs w:val="20"/>
        </w:rPr>
      </w:pPr>
      <w:r w:rsidRPr="00E732F7">
        <w:rPr>
          <w:sz w:val="20"/>
          <w:szCs w:val="20"/>
        </w:rPr>
        <w:t xml:space="preserve">V-slope – VCO2 plotted against </w:t>
      </w:r>
      <w:proofErr w:type="gramStart"/>
      <w:r w:rsidRPr="00E732F7">
        <w:rPr>
          <w:sz w:val="20"/>
          <w:szCs w:val="20"/>
        </w:rPr>
        <w:t>VO2</w:t>
      </w:r>
      <w:proofErr w:type="gramEnd"/>
    </w:p>
    <w:p w14:paraId="080EBC56" w14:textId="77777777" w:rsidR="00461D32" w:rsidRPr="00E732F7" w:rsidRDefault="00461D32" w:rsidP="00461D32">
      <w:pPr>
        <w:pStyle w:val="BodytextBaker"/>
        <w:rPr>
          <w:sz w:val="20"/>
          <w:szCs w:val="20"/>
        </w:rPr>
      </w:pPr>
      <w:r w:rsidRPr="00E732F7">
        <w:rPr>
          <w:sz w:val="20"/>
          <w:szCs w:val="20"/>
        </w:rPr>
        <w:t>RER – respiratory exchange ratio</w:t>
      </w:r>
    </w:p>
    <w:p w14:paraId="385BE86A" w14:textId="77777777" w:rsidR="00461D32" w:rsidRPr="00E732F7" w:rsidRDefault="00461D32" w:rsidP="00461D32">
      <w:pPr>
        <w:pStyle w:val="BodytextBaker"/>
        <w:rPr>
          <w:sz w:val="20"/>
          <w:szCs w:val="20"/>
        </w:rPr>
      </w:pPr>
      <w:r w:rsidRPr="00E732F7">
        <w:rPr>
          <w:sz w:val="20"/>
          <w:szCs w:val="20"/>
        </w:rPr>
        <w:t xml:space="preserve">EqO2 – ventilatory equivalent of oxygen. Also reflects the VE/VO2 </w:t>
      </w:r>
      <w:proofErr w:type="gramStart"/>
      <w:r w:rsidRPr="00E732F7">
        <w:rPr>
          <w:sz w:val="20"/>
          <w:szCs w:val="20"/>
        </w:rPr>
        <w:t>slope</w:t>
      </w:r>
      <w:proofErr w:type="gramEnd"/>
    </w:p>
    <w:p w14:paraId="38EFF4B0" w14:textId="77777777" w:rsidR="00461D32" w:rsidRPr="00E732F7" w:rsidRDefault="00461D32" w:rsidP="00461D32">
      <w:pPr>
        <w:pStyle w:val="BodytextBaker"/>
        <w:rPr>
          <w:sz w:val="20"/>
          <w:szCs w:val="20"/>
        </w:rPr>
      </w:pPr>
      <w:r w:rsidRPr="00E732F7">
        <w:rPr>
          <w:sz w:val="20"/>
          <w:szCs w:val="20"/>
        </w:rPr>
        <w:t>EqCO2 – ventilatory equivalent of carbon dioxide. Also reflects the VE/VCO2 slope.</w:t>
      </w:r>
    </w:p>
    <w:p w14:paraId="688AD708" w14:textId="77777777" w:rsidR="00461D32" w:rsidRPr="00E732F7" w:rsidRDefault="00461D32" w:rsidP="00461D32">
      <w:pPr>
        <w:pStyle w:val="BodytextBaker"/>
        <w:rPr>
          <w:sz w:val="20"/>
          <w:szCs w:val="20"/>
        </w:rPr>
      </w:pPr>
      <w:r w:rsidRPr="00E732F7">
        <w:rPr>
          <w:sz w:val="20"/>
          <w:szCs w:val="20"/>
        </w:rPr>
        <w:t xml:space="preserve">PetO2 – end tidal partial pressure of </w:t>
      </w:r>
      <w:proofErr w:type="gramStart"/>
      <w:r w:rsidRPr="00E732F7">
        <w:rPr>
          <w:sz w:val="20"/>
          <w:szCs w:val="20"/>
        </w:rPr>
        <w:t>oxygen</w:t>
      </w:r>
      <w:proofErr w:type="gramEnd"/>
    </w:p>
    <w:p w14:paraId="0A8022D8" w14:textId="56BAC794" w:rsidR="00461D32" w:rsidRPr="00E732F7" w:rsidRDefault="00461D32" w:rsidP="00461D32">
      <w:pPr>
        <w:pStyle w:val="BodytextBaker"/>
        <w:rPr>
          <w:sz w:val="20"/>
          <w:szCs w:val="20"/>
        </w:rPr>
      </w:pPr>
      <w:r w:rsidRPr="00E732F7">
        <w:rPr>
          <w:sz w:val="20"/>
          <w:szCs w:val="20"/>
        </w:rPr>
        <w:t xml:space="preserve">PetCO2 – end tidal partial pressure of carbon </w:t>
      </w:r>
      <w:proofErr w:type="gramStart"/>
      <w:r w:rsidRPr="00E732F7">
        <w:rPr>
          <w:sz w:val="20"/>
          <w:szCs w:val="20"/>
        </w:rPr>
        <w:t>dioxide</w:t>
      </w:r>
      <w:proofErr w:type="gramEnd"/>
    </w:p>
    <w:p w14:paraId="484B4CDE" w14:textId="4638EC13" w:rsidR="00066F66" w:rsidRPr="00E732F7" w:rsidRDefault="00575A13" w:rsidP="00CC505F">
      <w:pPr>
        <w:pStyle w:val="SectionheaderBaker"/>
        <w:pBdr>
          <w:bottom w:val="single" w:sz="4" w:space="0" w:color="FFFFFF"/>
        </w:pBdr>
        <w:spacing w:line="360" w:lineRule="auto"/>
        <w:jc w:val="center"/>
        <w:rPr>
          <w:sz w:val="20"/>
          <w:szCs w:val="20"/>
        </w:rPr>
      </w:pPr>
      <w:r w:rsidRPr="00E732F7">
        <w:rPr>
          <w:sz w:val="20"/>
          <w:szCs w:val="20"/>
        </w:rPr>
        <w:t>Pre-exercise</w:t>
      </w:r>
    </w:p>
    <w:p w14:paraId="287DDD27" w14:textId="6C47E7F3" w:rsidR="00FD6025" w:rsidRPr="00FD6025" w:rsidRDefault="00FD6025" w:rsidP="00602C7E">
      <w:pPr>
        <w:pStyle w:val="BodytextBaker"/>
        <w:spacing w:line="360" w:lineRule="auto"/>
        <w:rPr>
          <w:i/>
          <w:iCs/>
          <w:sz w:val="20"/>
          <w:szCs w:val="20"/>
        </w:rPr>
      </w:pPr>
      <w:r>
        <w:rPr>
          <w:i/>
          <w:iCs/>
          <w:sz w:val="20"/>
          <w:szCs w:val="20"/>
        </w:rPr>
        <w:t xml:space="preserve">For most studies the </w:t>
      </w:r>
      <w:r w:rsidR="00A53164">
        <w:rPr>
          <w:i/>
          <w:iCs/>
          <w:sz w:val="20"/>
          <w:szCs w:val="20"/>
        </w:rPr>
        <w:t>pre-exercise</w:t>
      </w:r>
      <w:r>
        <w:rPr>
          <w:i/>
          <w:iCs/>
          <w:sz w:val="20"/>
          <w:szCs w:val="20"/>
        </w:rPr>
        <w:t xml:space="preserve"> values are looked at using the 5sec file.</w:t>
      </w:r>
    </w:p>
    <w:p w14:paraId="77A9E4FA" w14:textId="708B3BB1" w:rsidR="004804E5" w:rsidRPr="00E732F7" w:rsidRDefault="00602C7E" w:rsidP="00602C7E">
      <w:pPr>
        <w:pStyle w:val="BodytextBaker"/>
        <w:spacing w:line="360" w:lineRule="auto"/>
        <w:rPr>
          <w:sz w:val="20"/>
          <w:szCs w:val="20"/>
        </w:rPr>
      </w:pPr>
      <w:r w:rsidRPr="00E732F7">
        <w:rPr>
          <w:sz w:val="20"/>
          <w:szCs w:val="20"/>
        </w:rPr>
        <w:t xml:space="preserve">Heart Rate </w:t>
      </w:r>
    </w:p>
    <w:p w14:paraId="10731EBE" w14:textId="132DC2C5" w:rsidR="00602C7E" w:rsidRPr="00E732F7" w:rsidRDefault="00602C7E" w:rsidP="00E732F7">
      <w:pPr>
        <w:pStyle w:val="BodytextBaker"/>
        <w:numPr>
          <w:ilvl w:val="0"/>
          <w:numId w:val="19"/>
        </w:numPr>
        <w:spacing w:after="0" w:line="360" w:lineRule="auto"/>
        <w:rPr>
          <w:sz w:val="20"/>
          <w:szCs w:val="20"/>
        </w:rPr>
      </w:pPr>
      <w:r w:rsidRPr="00E732F7">
        <w:rPr>
          <w:sz w:val="20"/>
          <w:szCs w:val="20"/>
        </w:rPr>
        <w:t xml:space="preserve">CPET report.pdf resting values table </w:t>
      </w:r>
      <w:r w:rsidR="00FD6025">
        <w:rPr>
          <w:sz w:val="20"/>
          <w:szCs w:val="20"/>
        </w:rPr>
        <w:t>(Used only for WITHDRAW/CAMERA MRI)</w:t>
      </w:r>
    </w:p>
    <w:p w14:paraId="5DEFA9E3" w14:textId="04C76B3A" w:rsidR="00602C7E" w:rsidRPr="00E732F7" w:rsidRDefault="00602C7E" w:rsidP="00E732F7">
      <w:pPr>
        <w:pStyle w:val="BodytextBaker"/>
        <w:numPr>
          <w:ilvl w:val="0"/>
          <w:numId w:val="19"/>
        </w:numPr>
        <w:spacing w:after="0" w:line="360" w:lineRule="auto"/>
        <w:rPr>
          <w:sz w:val="20"/>
          <w:szCs w:val="20"/>
        </w:rPr>
      </w:pPr>
      <w:r w:rsidRPr="00E732F7">
        <w:rPr>
          <w:sz w:val="20"/>
          <w:szCs w:val="20"/>
        </w:rPr>
        <w:t>5sec.xlsx</w:t>
      </w:r>
      <w:r w:rsidR="00575A13" w:rsidRPr="00E732F7">
        <w:rPr>
          <w:sz w:val="20"/>
          <w:szCs w:val="20"/>
        </w:rPr>
        <w:t xml:space="preserve">: </w:t>
      </w:r>
      <w:r w:rsidRPr="00E732F7">
        <w:rPr>
          <w:sz w:val="20"/>
          <w:szCs w:val="20"/>
        </w:rPr>
        <w:t>average of the first 2 mins</w:t>
      </w:r>
      <w:r w:rsidR="00575A13" w:rsidRPr="00E732F7">
        <w:rPr>
          <w:sz w:val="20"/>
          <w:szCs w:val="20"/>
        </w:rPr>
        <w:t xml:space="preserve"> pre-exercise</w:t>
      </w:r>
      <w:r w:rsidR="00FF1E37">
        <w:rPr>
          <w:sz w:val="20"/>
          <w:szCs w:val="20"/>
        </w:rPr>
        <w:t xml:space="preserve"> (on occasion may only include up until 1:55 due to exercise anticipation causing early spike in HR)</w:t>
      </w:r>
    </w:p>
    <w:p w14:paraId="105D3659" w14:textId="25C5E668" w:rsidR="00602C7E" w:rsidRPr="00E732F7" w:rsidRDefault="00602C7E" w:rsidP="00E732F7">
      <w:pPr>
        <w:pStyle w:val="BodytextBaker"/>
        <w:numPr>
          <w:ilvl w:val="0"/>
          <w:numId w:val="19"/>
        </w:numPr>
        <w:spacing w:after="0" w:line="360" w:lineRule="auto"/>
        <w:rPr>
          <w:sz w:val="20"/>
          <w:szCs w:val="20"/>
        </w:rPr>
      </w:pPr>
      <w:r w:rsidRPr="00E732F7">
        <w:rPr>
          <w:sz w:val="20"/>
          <w:szCs w:val="20"/>
        </w:rPr>
        <w:t>BxB.xlsx</w:t>
      </w:r>
      <w:r w:rsidR="00575A13" w:rsidRPr="00E732F7">
        <w:rPr>
          <w:sz w:val="20"/>
          <w:szCs w:val="20"/>
        </w:rPr>
        <w:t>:</w:t>
      </w:r>
      <w:r w:rsidRPr="00E732F7">
        <w:rPr>
          <w:sz w:val="20"/>
          <w:szCs w:val="20"/>
        </w:rPr>
        <w:t xml:space="preserve"> average of the first 2 mins </w:t>
      </w:r>
      <w:r w:rsidR="00575A13" w:rsidRPr="00E732F7">
        <w:rPr>
          <w:sz w:val="20"/>
          <w:szCs w:val="20"/>
        </w:rPr>
        <w:t>pre-exercise</w:t>
      </w:r>
    </w:p>
    <w:p w14:paraId="343E7DBD" w14:textId="498C6CEE" w:rsidR="0018610F" w:rsidRPr="00E732F7" w:rsidRDefault="00602C7E" w:rsidP="00602C7E">
      <w:pPr>
        <w:pStyle w:val="BodytextBaker"/>
        <w:spacing w:line="360" w:lineRule="auto"/>
        <w:rPr>
          <w:sz w:val="20"/>
          <w:szCs w:val="20"/>
        </w:rPr>
      </w:pPr>
      <w:r w:rsidRPr="00E732F7">
        <w:rPr>
          <w:sz w:val="20"/>
          <w:szCs w:val="20"/>
        </w:rPr>
        <w:t xml:space="preserve">Blood </w:t>
      </w:r>
      <w:r w:rsidR="00575A13" w:rsidRPr="00E732F7">
        <w:rPr>
          <w:sz w:val="20"/>
          <w:szCs w:val="20"/>
        </w:rPr>
        <w:t>p</w:t>
      </w:r>
      <w:r w:rsidRPr="00E732F7">
        <w:rPr>
          <w:sz w:val="20"/>
          <w:szCs w:val="20"/>
        </w:rPr>
        <w:t>ressure</w:t>
      </w:r>
    </w:p>
    <w:p w14:paraId="7B7202C2" w14:textId="547992F3" w:rsidR="00602C7E" w:rsidRPr="00E732F7" w:rsidRDefault="00602C7E" w:rsidP="00E732F7">
      <w:pPr>
        <w:pStyle w:val="BodytextBaker"/>
        <w:numPr>
          <w:ilvl w:val="0"/>
          <w:numId w:val="20"/>
        </w:numPr>
        <w:spacing w:after="0" w:line="360" w:lineRule="auto"/>
        <w:rPr>
          <w:sz w:val="20"/>
          <w:szCs w:val="20"/>
        </w:rPr>
      </w:pPr>
      <w:r w:rsidRPr="00E732F7">
        <w:rPr>
          <w:sz w:val="20"/>
          <w:szCs w:val="20"/>
        </w:rPr>
        <w:t xml:space="preserve">CPET report.pdf resting values </w:t>
      </w:r>
      <w:proofErr w:type="gramStart"/>
      <w:r w:rsidRPr="00E732F7">
        <w:rPr>
          <w:sz w:val="20"/>
          <w:szCs w:val="20"/>
        </w:rPr>
        <w:t>table</w:t>
      </w:r>
      <w:proofErr w:type="gramEnd"/>
      <w:r w:rsidRPr="00E732F7">
        <w:rPr>
          <w:sz w:val="20"/>
          <w:szCs w:val="20"/>
        </w:rPr>
        <w:t xml:space="preserve"> </w:t>
      </w:r>
    </w:p>
    <w:p w14:paraId="4F88BE51" w14:textId="57074606" w:rsidR="00602C7E" w:rsidRPr="00E732F7" w:rsidRDefault="00602C7E" w:rsidP="00E732F7">
      <w:pPr>
        <w:pStyle w:val="BodytextBaker"/>
        <w:numPr>
          <w:ilvl w:val="0"/>
          <w:numId w:val="20"/>
        </w:numPr>
        <w:spacing w:after="0" w:line="360" w:lineRule="auto"/>
        <w:rPr>
          <w:sz w:val="20"/>
          <w:szCs w:val="20"/>
        </w:rPr>
      </w:pPr>
      <w:r w:rsidRPr="00E732F7">
        <w:rPr>
          <w:sz w:val="20"/>
          <w:szCs w:val="20"/>
        </w:rPr>
        <w:t xml:space="preserve">BP.xlsx </w:t>
      </w:r>
    </w:p>
    <w:p w14:paraId="3788B95F" w14:textId="581E3AD2" w:rsidR="000A4772" w:rsidRPr="00E732F7" w:rsidRDefault="00602C7E" w:rsidP="00CC505F">
      <w:pPr>
        <w:pStyle w:val="SectionheaderBaker"/>
        <w:pBdr>
          <w:bottom w:val="single" w:sz="4" w:space="0" w:color="FFFFFF"/>
        </w:pBdr>
        <w:spacing w:line="360" w:lineRule="auto"/>
        <w:jc w:val="center"/>
        <w:rPr>
          <w:sz w:val="20"/>
          <w:szCs w:val="20"/>
        </w:rPr>
      </w:pPr>
      <w:r w:rsidRPr="00E732F7">
        <w:rPr>
          <w:sz w:val="20"/>
          <w:szCs w:val="20"/>
        </w:rPr>
        <w:t>Peak</w:t>
      </w:r>
    </w:p>
    <w:p w14:paraId="4630959D" w14:textId="77777777" w:rsidR="00602C7E" w:rsidRPr="00E732F7" w:rsidRDefault="00602C7E" w:rsidP="00602C7E">
      <w:pPr>
        <w:pStyle w:val="BodytextBaker"/>
        <w:rPr>
          <w:sz w:val="20"/>
          <w:szCs w:val="20"/>
        </w:rPr>
      </w:pPr>
      <w:r w:rsidRPr="00E732F7">
        <w:rPr>
          <w:sz w:val="20"/>
          <w:szCs w:val="20"/>
        </w:rPr>
        <w:t>Heart rate</w:t>
      </w:r>
    </w:p>
    <w:p w14:paraId="2F05135E" w14:textId="740FB2BB" w:rsidR="00575A13" w:rsidRPr="00E732F7" w:rsidRDefault="00575A13" w:rsidP="00575A13">
      <w:pPr>
        <w:pStyle w:val="BodytextBaker"/>
        <w:numPr>
          <w:ilvl w:val="0"/>
          <w:numId w:val="24"/>
        </w:numPr>
        <w:rPr>
          <w:sz w:val="20"/>
          <w:szCs w:val="20"/>
        </w:rPr>
      </w:pPr>
      <w:r w:rsidRPr="00E732F7">
        <w:rPr>
          <w:sz w:val="20"/>
          <w:szCs w:val="20"/>
        </w:rPr>
        <w:t>BxB.xlsx: the single peak HR value during the exercise time (exclude post-exercise</w:t>
      </w:r>
      <w:r w:rsidR="00FF1E37">
        <w:rPr>
          <w:sz w:val="20"/>
          <w:szCs w:val="20"/>
        </w:rPr>
        <w:t xml:space="preserve"> in most instances, may include the HR recorded in the initial 5secs after ceasing exercise</w:t>
      </w:r>
      <w:r w:rsidRPr="00E732F7">
        <w:rPr>
          <w:sz w:val="20"/>
          <w:szCs w:val="20"/>
        </w:rPr>
        <w:t>)</w:t>
      </w:r>
    </w:p>
    <w:p w14:paraId="03082970" w14:textId="54FAF58E" w:rsidR="00575A13" w:rsidRPr="00E732F7" w:rsidRDefault="00575A13" w:rsidP="00575A13">
      <w:pPr>
        <w:pStyle w:val="BodytextBaker"/>
        <w:rPr>
          <w:sz w:val="20"/>
          <w:szCs w:val="20"/>
        </w:rPr>
      </w:pPr>
      <w:r w:rsidRPr="00E732F7">
        <w:rPr>
          <w:sz w:val="20"/>
          <w:szCs w:val="20"/>
        </w:rPr>
        <w:t>Watt</w:t>
      </w:r>
      <w:r w:rsidR="00DF2E20" w:rsidRPr="00E732F7">
        <w:rPr>
          <w:sz w:val="20"/>
          <w:szCs w:val="20"/>
        </w:rPr>
        <w:t>s</w:t>
      </w:r>
    </w:p>
    <w:p w14:paraId="6B2A6535" w14:textId="7A7FFC87" w:rsidR="00575A13" w:rsidRPr="00E732F7" w:rsidRDefault="00575A13" w:rsidP="00575A13">
      <w:pPr>
        <w:pStyle w:val="BodytextBaker"/>
        <w:numPr>
          <w:ilvl w:val="0"/>
          <w:numId w:val="24"/>
        </w:numPr>
        <w:rPr>
          <w:szCs w:val="22"/>
        </w:rPr>
      </w:pPr>
      <w:r w:rsidRPr="00E732F7">
        <w:rPr>
          <w:sz w:val="20"/>
          <w:szCs w:val="20"/>
        </w:rPr>
        <w:t>BxB.xlsx: the single peak watts value during the exercise time</w:t>
      </w:r>
      <w:r w:rsidR="00DF2E20" w:rsidRPr="00E732F7">
        <w:rPr>
          <w:sz w:val="20"/>
          <w:szCs w:val="20"/>
        </w:rPr>
        <w:t xml:space="preserve"> </w:t>
      </w:r>
    </w:p>
    <w:p w14:paraId="7A679FAC" w14:textId="797E545E" w:rsidR="00575A13" w:rsidRPr="00E732F7" w:rsidRDefault="00575A13" w:rsidP="00602C7E">
      <w:pPr>
        <w:pStyle w:val="BodytextBaker"/>
        <w:rPr>
          <w:sz w:val="20"/>
          <w:szCs w:val="20"/>
        </w:rPr>
      </w:pPr>
      <w:r w:rsidRPr="00E732F7">
        <w:rPr>
          <w:sz w:val="20"/>
          <w:szCs w:val="20"/>
        </w:rPr>
        <w:t>Blood pressure</w:t>
      </w:r>
    </w:p>
    <w:p w14:paraId="6021C2F3" w14:textId="6911A67A" w:rsidR="00575A13" w:rsidRPr="00E732F7" w:rsidRDefault="00575A13" w:rsidP="00575A13">
      <w:pPr>
        <w:pStyle w:val="BodytextBaker"/>
        <w:numPr>
          <w:ilvl w:val="0"/>
          <w:numId w:val="24"/>
        </w:numPr>
        <w:rPr>
          <w:sz w:val="20"/>
          <w:szCs w:val="20"/>
        </w:rPr>
      </w:pPr>
      <w:r w:rsidRPr="00E732F7">
        <w:rPr>
          <w:sz w:val="20"/>
          <w:szCs w:val="20"/>
        </w:rPr>
        <w:lastRenderedPageBreak/>
        <w:t xml:space="preserve">BP.xlsx: the BP value that was </w:t>
      </w:r>
      <w:r w:rsidRPr="00E732F7">
        <w:rPr>
          <w:sz w:val="20"/>
          <w:szCs w:val="20"/>
          <w:u w:val="single"/>
        </w:rPr>
        <w:t>triggered immediately at the peak of exercise</w:t>
      </w:r>
      <w:r w:rsidRPr="00E732F7">
        <w:rPr>
          <w:sz w:val="20"/>
          <w:szCs w:val="20"/>
        </w:rPr>
        <w:t xml:space="preserve"> </w:t>
      </w:r>
      <w:r w:rsidRPr="00E732F7">
        <w:rPr>
          <w:b/>
          <w:bCs/>
          <w:sz w:val="20"/>
          <w:szCs w:val="20"/>
        </w:rPr>
        <w:t>OR</w:t>
      </w:r>
      <w:r w:rsidRPr="00E732F7">
        <w:rPr>
          <w:sz w:val="20"/>
          <w:szCs w:val="20"/>
        </w:rPr>
        <w:t xml:space="preserve"> the BP value that was </w:t>
      </w:r>
      <w:r w:rsidRPr="00E732F7">
        <w:rPr>
          <w:sz w:val="20"/>
          <w:szCs w:val="20"/>
          <w:u w:val="single"/>
        </w:rPr>
        <w:t>triggered just before exercise being ceased, which appear</w:t>
      </w:r>
      <w:r w:rsidR="00FF1E37">
        <w:rPr>
          <w:sz w:val="20"/>
          <w:szCs w:val="20"/>
          <w:u w:val="single"/>
        </w:rPr>
        <w:t>s</w:t>
      </w:r>
      <w:r w:rsidRPr="00E732F7">
        <w:rPr>
          <w:sz w:val="20"/>
          <w:szCs w:val="20"/>
          <w:u w:val="single"/>
        </w:rPr>
        <w:t xml:space="preserve"> post-</w:t>
      </w:r>
      <w:proofErr w:type="gramStart"/>
      <w:r w:rsidRPr="00E732F7">
        <w:rPr>
          <w:sz w:val="20"/>
          <w:szCs w:val="20"/>
          <w:u w:val="single"/>
        </w:rPr>
        <w:t>exercise</w:t>
      </w:r>
      <w:proofErr w:type="gramEnd"/>
    </w:p>
    <w:p w14:paraId="271BFEF8" w14:textId="0ABAB238" w:rsidR="00602C7E" w:rsidRPr="00E732F7" w:rsidRDefault="00602C7E" w:rsidP="00602C7E">
      <w:pPr>
        <w:pStyle w:val="BodytextBaker"/>
        <w:rPr>
          <w:sz w:val="20"/>
          <w:szCs w:val="20"/>
        </w:rPr>
      </w:pPr>
      <w:r w:rsidRPr="00E732F7">
        <w:rPr>
          <w:sz w:val="20"/>
          <w:szCs w:val="20"/>
        </w:rPr>
        <w:t>Ventilation</w:t>
      </w:r>
    </w:p>
    <w:p w14:paraId="50AC4DE9" w14:textId="1DFEF9F1" w:rsidR="00602C7E" w:rsidRPr="00E732F7" w:rsidRDefault="00575A13" w:rsidP="0083680F">
      <w:pPr>
        <w:pStyle w:val="BodytextBaker"/>
        <w:numPr>
          <w:ilvl w:val="0"/>
          <w:numId w:val="24"/>
        </w:numPr>
        <w:rPr>
          <w:sz w:val="20"/>
          <w:szCs w:val="20"/>
        </w:rPr>
      </w:pPr>
      <w:r w:rsidRPr="00E732F7">
        <w:rPr>
          <w:sz w:val="20"/>
          <w:szCs w:val="20"/>
        </w:rPr>
        <w:t>5sec.xlsx: average</w:t>
      </w:r>
      <w:r w:rsidR="00FF1E37">
        <w:rPr>
          <w:sz w:val="20"/>
          <w:szCs w:val="20"/>
        </w:rPr>
        <w:t xml:space="preserve"> the final </w:t>
      </w:r>
      <w:r w:rsidRPr="00E732F7">
        <w:rPr>
          <w:sz w:val="20"/>
          <w:szCs w:val="20"/>
        </w:rPr>
        <w:t xml:space="preserve">30secs </w:t>
      </w:r>
      <w:r w:rsidR="00FF1E37">
        <w:rPr>
          <w:sz w:val="20"/>
          <w:szCs w:val="20"/>
        </w:rPr>
        <w:t>of</w:t>
      </w:r>
      <w:r w:rsidRPr="00E732F7">
        <w:rPr>
          <w:sz w:val="20"/>
          <w:szCs w:val="20"/>
        </w:rPr>
        <w:t xml:space="preserve"> VE </w:t>
      </w:r>
      <w:r w:rsidR="00FF1E37">
        <w:rPr>
          <w:sz w:val="20"/>
          <w:szCs w:val="20"/>
        </w:rPr>
        <w:t xml:space="preserve">measured during </w:t>
      </w:r>
      <w:proofErr w:type="gramStart"/>
      <w:r w:rsidR="00FF1E37">
        <w:rPr>
          <w:sz w:val="20"/>
          <w:szCs w:val="20"/>
        </w:rPr>
        <w:t>exercise</w:t>
      </w:r>
      <w:proofErr w:type="gramEnd"/>
    </w:p>
    <w:p w14:paraId="6D25FCE5" w14:textId="7B2C7202" w:rsidR="00DF2E20" w:rsidRPr="00FF1E37" w:rsidRDefault="00DF2E20" w:rsidP="00DF2E20">
      <w:pPr>
        <w:pStyle w:val="BodytextBaker"/>
        <w:rPr>
          <w:sz w:val="20"/>
          <w:szCs w:val="20"/>
        </w:rPr>
      </w:pPr>
      <w:r w:rsidRPr="00FF1E37">
        <w:rPr>
          <w:sz w:val="20"/>
          <w:szCs w:val="20"/>
        </w:rPr>
        <w:t>RER</w:t>
      </w:r>
    </w:p>
    <w:p w14:paraId="515F1D83" w14:textId="77777777" w:rsidR="00FF1E37" w:rsidRPr="00FF1E37" w:rsidRDefault="00575A13" w:rsidP="006D53E6">
      <w:pPr>
        <w:pStyle w:val="BodytextBaker"/>
        <w:numPr>
          <w:ilvl w:val="0"/>
          <w:numId w:val="24"/>
        </w:numPr>
        <w:rPr>
          <w:sz w:val="20"/>
          <w:szCs w:val="20"/>
        </w:rPr>
      </w:pPr>
      <w:r w:rsidRPr="00FF1E37">
        <w:rPr>
          <w:sz w:val="20"/>
          <w:szCs w:val="20"/>
        </w:rPr>
        <w:t xml:space="preserve">5sec.xlsx: average </w:t>
      </w:r>
      <w:r w:rsidR="00FF1E37" w:rsidRPr="00FF1E37">
        <w:rPr>
          <w:sz w:val="20"/>
          <w:szCs w:val="20"/>
        </w:rPr>
        <w:t xml:space="preserve">the final </w:t>
      </w:r>
      <w:r w:rsidRPr="00FF1E37">
        <w:rPr>
          <w:sz w:val="20"/>
          <w:szCs w:val="20"/>
        </w:rPr>
        <w:t xml:space="preserve">30secs </w:t>
      </w:r>
      <w:r w:rsidR="00FF1E37" w:rsidRPr="00FF1E37">
        <w:rPr>
          <w:sz w:val="20"/>
          <w:szCs w:val="20"/>
        </w:rPr>
        <w:t xml:space="preserve">of RER measured during </w:t>
      </w:r>
      <w:proofErr w:type="gramStart"/>
      <w:r w:rsidR="00FF1E37" w:rsidRPr="00FF1E37">
        <w:rPr>
          <w:sz w:val="20"/>
          <w:szCs w:val="20"/>
        </w:rPr>
        <w:t>exercise</w:t>
      </w:r>
      <w:proofErr w:type="gramEnd"/>
    </w:p>
    <w:p w14:paraId="51270B02" w14:textId="0AFAC4DE" w:rsidR="00602C7E" w:rsidRPr="00FF1E37" w:rsidRDefault="00602C7E" w:rsidP="00FF1E37">
      <w:pPr>
        <w:pStyle w:val="BodytextBaker"/>
        <w:rPr>
          <w:sz w:val="20"/>
          <w:szCs w:val="20"/>
        </w:rPr>
      </w:pPr>
      <w:r w:rsidRPr="00FF1E37">
        <w:rPr>
          <w:sz w:val="20"/>
          <w:szCs w:val="20"/>
        </w:rPr>
        <w:t>VO2</w:t>
      </w:r>
    </w:p>
    <w:p w14:paraId="384C5A75" w14:textId="49CC0BAD" w:rsidR="00575A13" w:rsidRPr="00FF1E37" w:rsidRDefault="00575A13" w:rsidP="00E732F7">
      <w:pPr>
        <w:pStyle w:val="BodytextBaker"/>
        <w:numPr>
          <w:ilvl w:val="0"/>
          <w:numId w:val="24"/>
        </w:numPr>
        <w:spacing w:after="0"/>
        <w:rPr>
          <w:sz w:val="20"/>
          <w:szCs w:val="20"/>
        </w:rPr>
      </w:pPr>
      <w:r w:rsidRPr="00FF1E37">
        <w:rPr>
          <w:sz w:val="20"/>
          <w:szCs w:val="20"/>
        </w:rPr>
        <w:t xml:space="preserve">5sec.xlsx: </w:t>
      </w:r>
      <w:r w:rsidR="00173905" w:rsidRPr="00FF1E37">
        <w:rPr>
          <w:sz w:val="20"/>
          <w:szCs w:val="20"/>
        </w:rPr>
        <w:t xml:space="preserve">peak VO2 value from a 30sec rolling average of the </w:t>
      </w:r>
      <w:proofErr w:type="gramStart"/>
      <w:r w:rsidR="00173905" w:rsidRPr="00FF1E37">
        <w:rPr>
          <w:sz w:val="20"/>
          <w:szCs w:val="20"/>
        </w:rPr>
        <w:t>test</w:t>
      </w:r>
      <w:proofErr w:type="gramEnd"/>
      <w:r w:rsidR="00173905" w:rsidRPr="00FF1E37">
        <w:rPr>
          <w:sz w:val="20"/>
          <w:szCs w:val="20"/>
        </w:rPr>
        <w:t xml:space="preserve"> </w:t>
      </w:r>
    </w:p>
    <w:p w14:paraId="6796A7C5" w14:textId="4A82994C" w:rsidR="00DF2E20" w:rsidRPr="00FF1E37" w:rsidRDefault="00DF2E20" w:rsidP="00E732F7">
      <w:pPr>
        <w:pStyle w:val="BodytextBaker"/>
        <w:numPr>
          <w:ilvl w:val="1"/>
          <w:numId w:val="24"/>
        </w:numPr>
        <w:spacing w:after="0"/>
        <w:rPr>
          <w:sz w:val="20"/>
          <w:szCs w:val="20"/>
        </w:rPr>
      </w:pPr>
      <w:r w:rsidRPr="00FF1E37">
        <w:rPr>
          <w:sz w:val="20"/>
          <w:szCs w:val="20"/>
        </w:rPr>
        <w:t xml:space="preserve">Create a new column in the spreadsheet beside the VO2 </w:t>
      </w:r>
      <w:proofErr w:type="gramStart"/>
      <w:r w:rsidRPr="00FF1E37">
        <w:rPr>
          <w:sz w:val="20"/>
          <w:szCs w:val="20"/>
        </w:rPr>
        <w:t>column</w:t>
      </w:r>
      <w:proofErr w:type="gramEnd"/>
      <w:r w:rsidRPr="00FF1E37">
        <w:rPr>
          <w:sz w:val="20"/>
          <w:szCs w:val="20"/>
        </w:rPr>
        <w:t xml:space="preserve"> </w:t>
      </w:r>
    </w:p>
    <w:p w14:paraId="0E4A355C" w14:textId="52F16D9E" w:rsidR="00DF2E20" w:rsidRPr="00FF1E37" w:rsidRDefault="00DF2E20" w:rsidP="00E732F7">
      <w:pPr>
        <w:pStyle w:val="BodytextBaker"/>
        <w:numPr>
          <w:ilvl w:val="1"/>
          <w:numId w:val="24"/>
        </w:numPr>
        <w:spacing w:after="0"/>
        <w:rPr>
          <w:sz w:val="20"/>
          <w:szCs w:val="20"/>
        </w:rPr>
      </w:pPr>
      <w:r w:rsidRPr="00FF1E37">
        <w:rPr>
          <w:sz w:val="20"/>
          <w:szCs w:val="20"/>
        </w:rPr>
        <w:t>Use the formula =</w:t>
      </w:r>
      <w:r w:rsidR="00FF1E37">
        <w:rPr>
          <w:sz w:val="20"/>
          <w:szCs w:val="20"/>
        </w:rPr>
        <w:t>AVERAGE</w:t>
      </w:r>
      <w:r w:rsidRPr="00FF1E37">
        <w:rPr>
          <w:sz w:val="20"/>
          <w:szCs w:val="20"/>
        </w:rPr>
        <w:t xml:space="preserve"> in the cell of the new column beside the first value in the VO2 column, selecting this first value and dragging six cells up (30secs)</w:t>
      </w:r>
    </w:p>
    <w:p w14:paraId="376614F6" w14:textId="5CD50173" w:rsidR="00DF2E20" w:rsidRPr="00FF1E37" w:rsidRDefault="00DF2E20" w:rsidP="00E732F7">
      <w:pPr>
        <w:pStyle w:val="BodytextBaker"/>
        <w:numPr>
          <w:ilvl w:val="1"/>
          <w:numId w:val="24"/>
        </w:numPr>
        <w:spacing w:after="0"/>
        <w:rPr>
          <w:sz w:val="20"/>
          <w:szCs w:val="20"/>
        </w:rPr>
      </w:pPr>
      <w:r w:rsidRPr="00FF1E37">
        <w:rPr>
          <w:sz w:val="20"/>
          <w:szCs w:val="20"/>
        </w:rPr>
        <w:t xml:space="preserve">Drag this formula down to the bottom of the VO2 </w:t>
      </w:r>
      <w:proofErr w:type="gramStart"/>
      <w:r w:rsidRPr="00FF1E37">
        <w:rPr>
          <w:sz w:val="20"/>
          <w:szCs w:val="20"/>
        </w:rPr>
        <w:t>values</w:t>
      </w:r>
      <w:proofErr w:type="gramEnd"/>
    </w:p>
    <w:p w14:paraId="52A90C5C" w14:textId="43646E15" w:rsidR="00DF2E20" w:rsidRPr="00FF1E37" w:rsidRDefault="00DF2E20" w:rsidP="00E732F7">
      <w:pPr>
        <w:pStyle w:val="BodytextBaker"/>
        <w:numPr>
          <w:ilvl w:val="1"/>
          <w:numId w:val="24"/>
        </w:numPr>
        <w:spacing w:after="0"/>
        <w:rPr>
          <w:sz w:val="20"/>
          <w:szCs w:val="20"/>
        </w:rPr>
      </w:pPr>
      <w:r w:rsidRPr="00FF1E37">
        <w:rPr>
          <w:sz w:val="20"/>
          <w:szCs w:val="20"/>
        </w:rPr>
        <w:t>Find the peak VO2 value using the formula =</w:t>
      </w:r>
      <w:r w:rsidR="00FF1E37">
        <w:rPr>
          <w:sz w:val="20"/>
          <w:szCs w:val="20"/>
        </w:rPr>
        <w:t>MAX</w:t>
      </w:r>
    </w:p>
    <w:p w14:paraId="38E3549B" w14:textId="3119D03A" w:rsidR="0018610F" w:rsidRPr="00FF1E37" w:rsidRDefault="00602C7E" w:rsidP="00602C7E">
      <w:pPr>
        <w:pStyle w:val="BodytextBaker"/>
        <w:rPr>
          <w:sz w:val="20"/>
          <w:szCs w:val="20"/>
        </w:rPr>
      </w:pPr>
      <w:r w:rsidRPr="00FF1E37">
        <w:rPr>
          <w:sz w:val="20"/>
          <w:szCs w:val="20"/>
        </w:rPr>
        <w:t xml:space="preserve">VO2/kg </w:t>
      </w:r>
      <w:r w:rsidR="0018610F" w:rsidRPr="00FF1E37">
        <w:rPr>
          <w:sz w:val="20"/>
          <w:szCs w:val="20"/>
        </w:rPr>
        <w:t xml:space="preserve"> </w:t>
      </w:r>
    </w:p>
    <w:p w14:paraId="503F0E59" w14:textId="522555CC" w:rsidR="00DF2E20" w:rsidRPr="00FF1E37" w:rsidRDefault="00DF2E20" w:rsidP="00E732F7">
      <w:pPr>
        <w:pStyle w:val="BodytextBaker"/>
        <w:numPr>
          <w:ilvl w:val="0"/>
          <w:numId w:val="24"/>
        </w:numPr>
        <w:spacing w:after="0"/>
        <w:rPr>
          <w:sz w:val="20"/>
          <w:szCs w:val="20"/>
        </w:rPr>
      </w:pPr>
      <w:r w:rsidRPr="00FF1E37">
        <w:rPr>
          <w:sz w:val="20"/>
          <w:szCs w:val="20"/>
        </w:rPr>
        <w:t xml:space="preserve">5sec.xlsx: peak VO2/kg value from a 30sec rolling average of the </w:t>
      </w:r>
      <w:proofErr w:type="gramStart"/>
      <w:r w:rsidRPr="00FF1E37">
        <w:rPr>
          <w:sz w:val="20"/>
          <w:szCs w:val="20"/>
        </w:rPr>
        <w:t>test</w:t>
      </w:r>
      <w:proofErr w:type="gramEnd"/>
      <w:r w:rsidRPr="00FF1E37">
        <w:rPr>
          <w:sz w:val="20"/>
          <w:szCs w:val="20"/>
        </w:rPr>
        <w:t xml:space="preserve"> </w:t>
      </w:r>
    </w:p>
    <w:p w14:paraId="1E163FF4" w14:textId="5ADC26F1" w:rsidR="00DF2E20" w:rsidRPr="00FF1E37" w:rsidRDefault="00DF2E20" w:rsidP="00E732F7">
      <w:pPr>
        <w:pStyle w:val="BodytextBaker"/>
        <w:numPr>
          <w:ilvl w:val="1"/>
          <w:numId w:val="24"/>
        </w:numPr>
        <w:spacing w:after="0"/>
        <w:rPr>
          <w:sz w:val="20"/>
          <w:szCs w:val="20"/>
        </w:rPr>
      </w:pPr>
      <w:r w:rsidRPr="00FF1E37">
        <w:rPr>
          <w:sz w:val="20"/>
          <w:szCs w:val="20"/>
        </w:rPr>
        <w:t xml:space="preserve">Create a new column in the spreadsheet beside the VO2/kg </w:t>
      </w:r>
      <w:proofErr w:type="gramStart"/>
      <w:r w:rsidRPr="00FF1E37">
        <w:rPr>
          <w:sz w:val="20"/>
          <w:szCs w:val="20"/>
        </w:rPr>
        <w:t>column</w:t>
      </w:r>
      <w:proofErr w:type="gramEnd"/>
      <w:r w:rsidRPr="00FF1E37">
        <w:rPr>
          <w:sz w:val="20"/>
          <w:szCs w:val="20"/>
        </w:rPr>
        <w:t xml:space="preserve"> </w:t>
      </w:r>
    </w:p>
    <w:p w14:paraId="56A04264" w14:textId="03CAFCD2" w:rsidR="00DF2E20" w:rsidRPr="00FF1E37" w:rsidRDefault="00DF2E20" w:rsidP="00E732F7">
      <w:pPr>
        <w:pStyle w:val="BodytextBaker"/>
        <w:numPr>
          <w:ilvl w:val="1"/>
          <w:numId w:val="24"/>
        </w:numPr>
        <w:spacing w:after="0"/>
        <w:rPr>
          <w:sz w:val="20"/>
          <w:szCs w:val="20"/>
        </w:rPr>
      </w:pPr>
      <w:r w:rsidRPr="00FF1E37">
        <w:rPr>
          <w:sz w:val="20"/>
          <w:szCs w:val="20"/>
        </w:rPr>
        <w:t>Use the formula =</w:t>
      </w:r>
      <w:r w:rsidR="00FF1E37">
        <w:rPr>
          <w:sz w:val="20"/>
          <w:szCs w:val="20"/>
        </w:rPr>
        <w:t>AVERAGE</w:t>
      </w:r>
      <w:r w:rsidRPr="00FF1E37">
        <w:rPr>
          <w:sz w:val="20"/>
          <w:szCs w:val="20"/>
        </w:rPr>
        <w:t xml:space="preserve"> in the cell of the new column beside the first value in the VO2/kg column, selecting this first value and dragging six cells up (30secs)</w:t>
      </w:r>
    </w:p>
    <w:p w14:paraId="5D1FCC7F" w14:textId="19E65301" w:rsidR="00DF2E20" w:rsidRPr="00FF1E37" w:rsidRDefault="00DF2E20" w:rsidP="00E732F7">
      <w:pPr>
        <w:pStyle w:val="BodytextBaker"/>
        <w:numPr>
          <w:ilvl w:val="1"/>
          <w:numId w:val="24"/>
        </w:numPr>
        <w:spacing w:after="0"/>
        <w:rPr>
          <w:sz w:val="20"/>
          <w:szCs w:val="20"/>
        </w:rPr>
      </w:pPr>
      <w:r w:rsidRPr="00FF1E37">
        <w:rPr>
          <w:sz w:val="20"/>
          <w:szCs w:val="20"/>
        </w:rPr>
        <w:t xml:space="preserve">Drag this formula down to the bottom of the VO2/kg </w:t>
      </w:r>
      <w:proofErr w:type="gramStart"/>
      <w:r w:rsidRPr="00FF1E37">
        <w:rPr>
          <w:sz w:val="20"/>
          <w:szCs w:val="20"/>
        </w:rPr>
        <w:t>values</w:t>
      </w:r>
      <w:proofErr w:type="gramEnd"/>
    </w:p>
    <w:p w14:paraId="60C759BE" w14:textId="5D293A7B" w:rsidR="00DF2E20" w:rsidRPr="00FF1E37" w:rsidRDefault="00DF2E20" w:rsidP="00E732F7">
      <w:pPr>
        <w:pStyle w:val="BodytextBaker"/>
        <w:numPr>
          <w:ilvl w:val="1"/>
          <w:numId w:val="24"/>
        </w:numPr>
        <w:spacing w:after="0"/>
        <w:rPr>
          <w:sz w:val="20"/>
          <w:szCs w:val="20"/>
        </w:rPr>
      </w:pPr>
      <w:r w:rsidRPr="00FF1E37">
        <w:rPr>
          <w:sz w:val="20"/>
          <w:szCs w:val="20"/>
        </w:rPr>
        <w:t>Find the peak VO2/kg value using the formula =</w:t>
      </w:r>
      <w:r w:rsidR="00FF1E37">
        <w:rPr>
          <w:sz w:val="20"/>
          <w:szCs w:val="20"/>
        </w:rPr>
        <w:t>MAX</w:t>
      </w:r>
      <w:r w:rsidRPr="00FF1E37">
        <w:rPr>
          <w:sz w:val="20"/>
          <w:szCs w:val="20"/>
        </w:rPr>
        <w:t xml:space="preserve"> </w:t>
      </w:r>
    </w:p>
    <w:p w14:paraId="3B1361A5" w14:textId="507983C6" w:rsidR="00DF2E20" w:rsidRPr="00E732F7" w:rsidRDefault="009B29C5" w:rsidP="00DF2E20">
      <w:pPr>
        <w:pStyle w:val="SectionheaderBaker"/>
        <w:pBdr>
          <w:bottom w:val="single" w:sz="4" w:space="0" w:color="FFFFFF"/>
        </w:pBdr>
        <w:spacing w:line="360" w:lineRule="auto"/>
        <w:jc w:val="center"/>
        <w:rPr>
          <w:sz w:val="20"/>
          <w:szCs w:val="20"/>
        </w:rPr>
      </w:pPr>
      <w:r w:rsidRPr="00E732F7">
        <w:rPr>
          <w:sz w:val="20"/>
          <w:szCs w:val="20"/>
        </w:rPr>
        <w:t xml:space="preserve">Ventilatory </w:t>
      </w:r>
      <w:r w:rsidR="00DF2E20" w:rsidRPr="00E732F7">
        <w:rPr>
          <w:sz w:val="20"/>
          <w:szCs w:val="20"/>
        </w:rPr>
        <w:t>Thresholds</w:t>
      </w:r>
    </w:p>
    <w:p w14:paraId="2237A171" w14:textId="77B6B988" w:rsidR="00461D32" w:rsidRPr="00E732F7" w:rsidRDefault="000E6F5D" w:rsidP="00E732F7">
      <w:pPr>
        <w:pStyle w:val="BodytextBaker"/>
        <w:jc w:val="both"/>
      </w:pPr>
      <w:r w:rsidRPr="00E732F7">
        <w:rPr>
          <w:sz w:val="20"/>
          <w:szCs w:val="20"/>
        </w:rPr>
        <w:t xml:space="preserve">Many discrepancies and controversies exist in the literature regarding the correct terminology, </w:t>
      </w:r>
      <w:proofErr w:type="gramStart"/>
      <w:r w:rsidRPr="00E732F7">
        <w:rPr>
          <w:sz w:val="20"/>
          <w:szCs w:val="20"/>
        </w:rPr>
        <w:t>definitions</w:t>
      </w:r>
      <w:proofErr w:type="gramEnd"/>
      <w:r w:rsidRPr="00E732F7">
        <w:rPr>
          <w:sz w:val="20"/>
          <w:szCs w:val="20"/>
        </w:rPr>
        <w:t xml:space="preserve"> and criteria of the ventilatory thresholds during incremental exercise</w:t>
      </w:r>
      <w:r w:rsidRPr="00E732F7">
        <w:t>.</w:t>
      </w:r>
    </w:p>
    <w:p w14:paraId="537DB576" w14:textId="77777777" w:rsidR="00E732F7" w:rsidRPr="00E732F7" w:rsidRDefault="00E732F7" w:rsidP="000E6F5D">
      <w:pPr>
        <w:pStyle w:val="BodytextBaker"/>
        <w:jc w:val="both"/>
      </w:pPr>
    </w:p>
    <w:p w14:paraId="63D5D147" w14:textId="77777777" w:rsidR="00461D32" w:rsidRPr="00E732F7" w:rsidRDefault="00461D32" w:rsidP="00461D32">
      <w:pPr>
        <w:pStyle w:val="BodytextBaker"/>
        <w:rPr>
          <w:b/>
          <w:sz w:val="20"/>
          <w:szCs w:val="20"/>
        </w:rPr>
      </w:pPr>
      <w:r w:rsidRPr="00E732F7">
        <w:rPr>
          <w:b/>
          <w:sz w:val="20"/>
          <w:szCs w:val="20"/>
        </w:rPr>
        <w:t>1</w:t>
      </w:r>
      <w:r w:rsidRPr="00E732F7">
        <w:rPr>
          <w:b/>
          <w:sz w:val="20"/>
          <w:szCs w:val="20"/>
          <w:vertAlign w:val="superscript"/>
        </w:rPr>
        <w:t>st</w:t>
      </w:r>
      <w:r w:rsidRPr="00E732F7">
        <w:rPr>
          <w:b/>
          <w:sz w:val="20"/>
          <w:szCs w:val="20"/>
        </w:rPr>
        <w:t xml:space="preserve"> Ventilatory Threshold</w:t>
      </w:r>
    </w:p>
    <w:p w14:paraId="1CCA86BC" w14:textId="77777777" w:rsidR="00461D32" w:rsidRPr="00E732F7" w:rsidRDefault="00461D32" w:rsidP="00E732F7">
      <w:pPr>
        <w:pStyle w:val="BodytextBaker"/>
        <w:spacing w:after="0"/>
        <w:rPr>
          <w:sz w:val="20"/>
          <w:szCs w:val="20"/>
        </w:rPr>
      </w:pPr>
      <w:r w:rsidRPr="00E732F7">
        <w:rPr>
          <w:sz w:val="20"/>
          <w:szCs w:val="20"/>
        </w:rPr>
        <w:t xml:space="preserve">Primary criteria </w:t>
      </w:r>
    </w:p>
    <w:p w14:paraId="209F8A07" w14:textId="77777777" w:rsidR="00461D32" w:rsidRPr="00E732F7" w:rsidRDefault="00461D32" w:rsidP="00E732F7">
      <w:pPr>
        <w:pStyle w:val="BodytextBaker"/>
        <w:numPr>
          <w:ilvl w:val="0"/>
          <w:numId w:val="26"/>
        </w:numPr>
        <w:spacing w:after="0"/>
        <w:rPr>
          <w:sz w:val="20"/>
          <w:szCs w:val="20"/>
        </w:rPr>
      </w:pPr>
      <w:r w:rsidRPr="00E732F7">
        <w:rPr>
          <w:sz w:val="20"/>
          <w:szCs w:val="20"/>
        </w:rPr>
        <w:t xml:space="preserve">Nadir of the EqO2 graph </w:t>
      </w:r>
    </w:p>
    <w:p w14:paraId="237EFD12" w14:textId="77777777" w:rsidR="00461D32" w:rsidRPr="00E732F7" w:rsidRDefault="00461D32" w:rsidP="00E732F7">
      <w:pPr>
        <w:pStyle w:val="BodytextBaker"/>
        <w:spacing w:after="0"/>
        <w:rPr>
          <w:sz w:val="20"/>
          <w:szCs w:val="20"/>
        </w:rPr>
      </w:pPr>
      <w:r w:rsidRPr="00E732F7">
        <w:rPr>
          <w:sz w:val="20"/>
          <w:szCs w:val="20"/>
        </w:rPr>
        <w:t xml:space="preserve">Verification Criteria* </w:t>
      </w:r>
    </w:p>
    <w:p w14:paraId="59BF5CCD" w14:textId="77777777" w:rsidR="00461D32" w:rsidRPr="00E732F7" w:rsidRDefault="00461D32" w:rsidP="00E732F7">
      <w:pPr>
        <w:pStyle w:val="BodytextBaker"/>
        <w:numPr>
          <w:ilvl w:val="0"/>
          <w:numId w:val="26"/>
        </w:numPr>
        <w:spacing w:after="0"/>
        <w:rPr>
          <w:sz w:val="20"/>
          <w:szCs w:val="20"/>
        </w:rPr>
      </w:pPr>
      <w:r w:rsidRPr="00E732F7">
        <w:rPr>
          <w:sz w:val="20"/>
          <w:szCs w:val="20"/>
        </w:rPr>
        <w:t xml:space="preserve">Break point in the V-slope </w:t>
      </w:r>
    </w:p>
    <w:p w14:paraId="1D580655" w14:textId="77777777" w:rsidR="00461D32" w:rsidRPr="00E732F7" w:rsidRDefault="00461D32" w:rsidP="00E732F7">
      <w:pPr>
        <w:pStyle w:val="BodytextBaker"/>
        <w:numPr>
          <w:ilvl w:val="0"/>
          <w:numId w:val="26"/>
        </w:numPr>
        <w:spacing w:after="0"/>
        <w:rPr>
          <w:sz w:val="20"/>
          <w:szCs w:val="20"/>
        </w:rPr>
      </w:pPr>
      <w:r w:rsidRPr="00E732F7">
        <w:rPr>
          <w:sz w:val="20"/>
          <w:szCs w:val="20"/>
        </w:rPr>
        <w:t xml:space="preserve">Deviation from the </w:t>
      </w:r>
      <w:proofErr w:type="gramStart"/>
      <w:r w:rsidRPr="00E732F7">
        <w:rPr>
          <w:sz w:val="20"/>
          <w:szCs w:val="20"/>
        </w:rPr>
        <w:t>45 degree</w:t>
      </w:r>
      <w:proofErr w:type="gramEnd"/>
      <w:r w:rsidRPr="00E732F7">
        <w:rPr>
          <w:sz w:val="20"/>
          <w:szCs w:val="20"/>
        </w:rPr>
        <w:t xml:space="preserve"> line fitted to the V-slope graph</w:t>
      </w:r>
    </w:p>
    <w:p w14:paraId="54F7A6E5" w14:textId="77777777" w:rsidR="00461D32" w:rsidRPr="00E732F7" w:rsidRDefault="00461D32" w:rsidP="00E732F7">
      <w:pPr>
        <w:pStyle w:val="BodytextBaker"/>
        <w:numPr>
          <w:ilvl w:val="0"/>
          <w:numId w:val="26"/>
        </w:numPr>
        <w:spacing w:after="0"/>
        <w:rPr>
          <w:sz w:val="20"/>
          <w:szCs w:val="20"/>
        </w:rPr>
      </w:pPr>
      <w:r w:rsidRPr="00E732F7">
        <w:rPr>
          <w:sz w:val="20"/>
          <w:szCs w:val="20"/>
        </w:rPr>
        <w:t>Break point in the VE trajectory</w:t>
      </w:r>
    </w:p>
    <w:p w14:paraId="3BCA8BFD" w14:textId="77777777" w:rsidR="00461D32" w:rsidRPr="00E732F7" w:rsidRDefault="00461D32" w:rsidP="00E732F7">
      <w:pPr>
        <w:pStyle w:val="BodytextBaker"/>
        <w:numPr>
          <w:ilvl w:val="0"/>
          <w:numId w:val="26"/>
        </w:numPr>
        <w:spacing w:after="0"/>
        <w:rPr>
          <w:sz w:val="20"/>
          <w:szCs w:val="20"/>
        </w:rPr>
      </w:pPr>
      <w:r w:rsidRPr="00E732F7">
        <w:rPr>
          <w:sz w:val="20"/>
          <w:szCs w:val="20"/>
        </w:rPr>
        <w:t>Steeper RER slope after the threshold</w:t>
      </w:r>
    </w:p>
    <w:p w14:paraId="646938DB" w14:textId="77777777" w:rsidR="00461D32" w:rsidRPr="00E732F7" w:rsidRDefault="00461D32" w:rsidP="00461D32">
      <w:pPr>
        <w:pStyle w:val="BodytextBaker"/>
        <w:rPr>
          <w:sz w:val="20"/>
          <w:szCs w:val="20"/>
        </w:rPr>
      </w:pPr>
    </w:p>
    <w:p w14:paraId="33B7227E" w14:textId="77777777" w:rsidR="00461D32" w:rsidRPr="00E732F7" w:rsidRDefault="00461D32" w:rsidP="00461D32">
      <w:pPr>
        <w:pStyle w:val="BodytextBaker"/>
        <w:rPr>
          <w:b/>
          <w:sz w:val="20"/>
          <w:szCs w:val="20"/>
        </w:rPr>
      </w:pPr>
      <w:r w:rsidRPr="00E732F7">
        <w:rPr>
          <w:b/>
          <w:sz w:val="20"/>
          <w:szCs w:val="20"/>
        </w:rPr>
        <w:t>2</w:t>
      </w:r>
      <w:r w:rsidRPr="00E732F7">
        <w:rPr>
          <w:b/>
          <w:sz w:val="20"/>
          <w:szCs w:val="20"/>
          <w:vertAlign w:val="superscript"/>
        </w:rPr>
        <w:t>nd</w:t>
      </w:r>
      <w:r w:rsidRPr="00E732F7">
        <w:rPr>
          <w:b/>
          <w:sz w:val="20"/>
          <w:szCs w:val="20"/>
        </w:rPr>
        <w:t xml:space="preserve"> Ventilatory Threshold </w:t>
      </w:r>
    </w:p>
    <w:p w14:paraId="13B31C0F" w14:textId="77777777" w:rsidR="00461D32" w:rsidRPr="00E732F7" w:rsidRDefault="00461D32" w:rsidP="00E732F7">
      <w:pPr>
        <w:pStyle w:val="BodytextBaker"/>
        <w:spacing w:after="0"/>
        <w:rPr>
          <w:sz w:val="20"/>
          <w:szCs w:val="20"/>
        </w:rPr>
      </w:pPr>
      <w:r w:rsidRPr="00E732F7">
        <w:rPr>
          <w:sz w:val="20"/>
          <w:szCs w:val="20"/>
        </w:rPr>
        <w:t>Primary Criteria</w:t>
      </w:r>
    </w:p>
    <w:p w14:paraId="59482E95" w14:textId="77777777" w:rsidR="00461D32" w:rsidRPr="00E732F7" w:rsidRDefault="00461D32" w:rsidP="00E732F7">
      <w:pPr>
        <w:pStyle w:val="BodytextBaker"/>
        <w:numPr>
          <w:ilvl w:val="0"/>
          <w:numId w:val="27"/>
        </w:numPr>
        <w:spacing w:after="0"/>
        <w:rPr>
          <w:sz w:val="20"/>
          <w:szCs w:val="20"/>
        </w:rPr>
      </w:pPr>
      <w:r w:rsidRPr="00E732F7">
        <w:rPr>
          <w:sz w:val="20"/>
          <w:szCs w:val="20"/>
        </w:rPr>
        <w:t xml:space="preserve">Increase in EqO2 while EqCO2 remains </w:t>
      </w:r>
      <w:proofErr w:type="gramStart"/>
      <w:r w:rsidRPr="00E732F7">
        <w:rPr>
          <w:sz w:val="20"/>
          <w:szCs w:val="20"/>
        </w:rPr>
        <w:t>stable</w:t>
      </w:r>
      <w:proofErr w:type="gramEnd"/>
      <w:r w:rsidRPr="00E732F7">
        <w:rPr>
          <w:sz w:val="20"/>
          <w:szCs w:val="20"/>
        </w:rPr>
        <w:t xml:space="preserve"> </w:t>
      </w:r>
    </w:p>
    <w:p w14:paraId="413000BE" w14:textId="77777777" w:rsidR="00461D32" w:rsidRPr="00E732F7" w:rsidRDefault="00461D32" w:rsidP="00E732F7">
      <w:pPr>
        <w:pStyle w:val="BodytextBaker"/>
        <w:spacing w:after="0"/>
        <w:rPr>
          <w:sz w:val="20"/>
          <w:szCs w:val="20"/>
        </w:rPr>
      </w:pPr>
      <w:r w:rsidRPr="00E732F7">
        <w:rPr>
          <w:sz w:val="20"/>
          <w:szCs w:val="20"/>
        </w:rPr>
        <w:t>Verification Criteria*</w:t>
      </w:r>
    </w:p>
    <w:p w14:paraId="6999411A" w14:textId="77777777" w:rsidR="00461D32" w:rsidRPr="00E732F7" w:rsidRDefault="00461D32" w:rsidP="00E732F7">
      <w:pPr>
        <w:pStyle w:val="BodytextBaker"/>
        <w:numPr>
          <w:ilvl w:val="0"/>
          <w:numId w:val="27"/>
        </w:numPr>
        <w:spacing w:after="0"/>
        <w:rPr>
          <w:sz w:val="20"/>
          <w:szCs w:val="20"/>
        </w:rPr>
      </w:pPr>
      <w:r w:rsidRPr="00E732F7">
        <w:rPr>
          <w:sz w:val="20"/>
          <w:szCs w:val="20"/>
        </w:rPr>
        <w:t xml:space="preserve">Break point in the V-slope </w:t>
      </w:r>
    </w:p>
    <w:p w14:paraId="3763789C" w14:textId="77777777" w:rsidR="00461D32" w:rsidRPr="00E732F7" w:rsidRDefault="00461D32" w:rsidP="00E732F7">
      <w:pPr>
        <w:pStyle w:val="BodytextBaker"/>
        <w:numPr>
          <w:ilvl w:val="0"/>
          <w:numId w:val="27"/>
        </w:numPr>
        <w:spacing w:after="0"/>
        <w:rPr>
          <w:sz w:val="20"/>
          <w:szCs w:val="20"/>
        </w:rPr>
      </w:pPr>
      <w:r w:rsidRPr="00E732F7">
        <w:rPr>
          <w:sz w:val="20"/>
          <w:szCs w:val="20"/>
        </w:rPr>
        <w:t xml:space="preserve">Break point in the VE trajectory </w:t>
      </w:r>
    </w:p>
    <w:p w14:paraId="7E16BD4D" w14:textId="77777777" w:rsidR="00461D32" w:rsidRPr="00E732F7" w:rsidRDefault="00461D32" w:rsidP="00E732F7">
      <w:pPr>
        <w:pStyle w:val="BodytextBaker"/>
        <w:numPr>
          <w:ilvl w:val="0"/>
          <w:numId w:val="27"/>
        </w:numPr>
        <w:spacing w:after="0"/>
        <w:rPr>
          <w:sz w:val="20"/>
          <w:szCs w:val="20"/>
        </w:rPr>
      </w:pPr>
      <w:r w:rsidRPr="00E732F7">
        <w:rPr>
          <w:sz w:val="20"/>
          <w:szCs w:val="20"/>
        </w:rPr>
        <w:t>Break point in VCO2 trajectory</w:t>
      </w:r>
    </w:p>
    <w:p w14:paraId="496941DC" w14:textId="77777777" w:rsidR="00461D32" w:rsidRPr="00E732F7" w:rsidRDefault="00461D32" w:rsidP="00E732F7">
      <w:pPr>
        <w:pStyle w:val="BodytextBaker"/>
        <w:numPr>
          <w:ilvl w:val="0"/>
          <w:numId w:val="27"/>
        </w:numPr>
        <w:spacing w:after="0"/>
        <w:rPr>
          <w:sz w:val="20"/>
          <w:szCs w:val="20"/>
        </w:rPr>
      </w:pPr>
      <w:r w:rsidRPr="00E732F7">
        <w:rPr>
          <w:sz w:val="20"/>
          <w:szCs w:val="20"/>
        </w:rPr>
        <w:t xml:space="preserve">RER of ≤ 1 </w:t>
      </w:r>
    </w:p>
    <w:p w14:paraId="66107DBF" w14:textId="77777777" w:rsidR="00461D32" w:rsidRPr="00E732F7" w:rsidRDefault="00461D32" w:rsidP="00461D32">
      <w:pPr>
        <w:pStyle w:val="BodytextBaker"/>
        <w:rPr>
          <w:sz w:val="20"/>
          <w:szCs w:val="20"/>
        </w:rPr>
      </w:pPr>
    </w:p>
    <w:p w14:paraId="21B4E6A6" w14:textId="5C1AA2C8" w:rsidR="00461D32" w:rsidRPr="00E732F7" w:rsidRDefault="00461D32" w:rsidP="00461D32">
      <w:pPr>
        <w:pStyle w:val="BodytextBaker"/>
        <w:rPr>
          <w:b/>
          <w:sz w:val="20"/>
          <w:szCs w:val="20"/>
        </w:rPr>
      </w:pPr>
      <w:r w:rsidRPr="00E732F7">
        <w:rPr>
          <w:b/>
          <w:sz w:val="20"/>
          <w:szCs w:val="20"/>
        </w:rPr>
        <w:lastRenderedPageBreak/>
        <w:t>3</w:t>
      </w:r>
      <w:r w:rsidRPr="00E732F7">
        <w:rPr>
          <w:b/>
          <w:sz w:val="20"/>
          <w:szCs w:val="20"/>
          <w:vertAlign w:val="superscript"/>
        </w:rPr>
        <w:t>rd</w:t>
      </w:r>
      <w:r w:rsidRPr="00E732F7">
        <w:rPr>
          <w:b/>
          <w:sz w:val="20"/>
          <w:szCs w:val="20"/>
        </w:rPr>
        <w:t xml:space="preserve"> Ventilatory Threshold </w:t>
      </w:r>
    </w:p>
    <w:p w14:paraId="3401351D" w14:textId="77777777" w:rsidR="00461D32" w:rsidRPr="00E732F7" w:rsidRDefault="00461D32" w:rsidP="00E732F7">
      <w:pPr>
        <w:pStyle w:val="BodytextBaker"/>
        <w:spacing w:after="0"/>
        <w:rPr>
          <w:sz w:val="20"/>
          <w:szCs w:val="20"/>
        </w:rPr>
      </w:pPr>
      <w:r w:rsidRPr="00E732F7">
        <w:rPr>
          <w:sz w:val="20"/>
          <w:szCs w:val="20"/>
        </w:rPr>
        <w:t>Primary Criteria</w:t>
      </w:r>
    </w:p>
    <w:p w14:paraId="2D5F65F7" w14:textId="77777777" w:rsidR="00461D32" w:rsidRPr="00E732F7" w:rsidRDefault="00461D32" w:rsidP="00E732F7">
      <w:pPr>
        <w:pStyle w:val="BodytextBaker"/>
        <w:numPr>
          <w:ilvl w:val="0"/>
          <w:numId w:val="28"/>
        </w:numPr>
        <w:spacing w:after="0"/>
        <w:rPr>
          <w:sz w:val="20"/>
          <w:szCs w:val="20"/>
        </w:rPr>
      </w:pPr>
      <w:r w:rsidRPr="00E732F7">
        <w:rPr>
          <w:sz w:val="20"/>
          <w:szCs w:val="20"/>
        </w:rPr>
        <w:t xml:space="preserve">Increase in EqCO2 and a decrease in </w:t>
      </w:r>
      <w:proofErr w:type="gramStart"/>
      <w:r w:rsidRPr="00E732F7">
        <w:rPr>
          <w:sz w:val="20"/>
          <w:szCs w:val="20"/>
        </w:rPr>
        <w:t>PetCO2</w:t>
      </w:r>
      <w:proofErr w:type="gramEnd"/>
    </w:p>
    <w:p w14:paraId="3FD772B2" w14:textId="77777777" w:rsidR="00461D32" w:rsidRPr="00E732F7" w:rsidRDefault="00461D32" w:rsidP="00E732F7">
      <w:pPr>
        <w:pStyle w:val="BodytextBaker"/>
        <w:spacing w:after="0"/>
        <w:rPr>
          <w:sz w:val="20"/>
          <w:szCs w:val="20"/>
        </w:rPr>
      </w:pPr>
      <w:r w:rsidRPr="00E732F7">
        <w:rPr>
          <w:sz w:val="20"/>
          <w:szCs w:val="20"/>
        </w:rPr>
        <w:t>Verification criteria*</w:t>
      </w:r>
    </w:p>
    <w:p w14:paraId="4757F8D2" w14:textId="77777777" w:rsidR="00461D32" w:rsidRPr="00E732F7" w:rsidRDefault="00461D32" w:rsidP="00E732F7">
      <w:pPr>
        <w:pStyle w:val="BodytextBaker"/>
        <w:numPr>
          <w:ilvl w:val="0"/>
          <w:numId w:val="28"/>
        </w:numPr>
        <w:spacing w:after="0"/>
        <w:rPr>
          <w:sz w:val="20"/>
          <w:szCs w:val="20"/>
        </w:rPr>
      </w:pPr>
      <w:r w:rsidRPr="00E732F7">
        <w:rPr>
          <w:sz w:val="20"/>
          <w:szCs w:val="20"/>
        </w:rPr>
        <w:t>Further disproportionate increase in VE</w:t>
      </w:r>
    </w:p>
    <w:p w14:paraId="14F1682F" w14:textId="768F72D9" w:rsidR="00461D32" w:rsidRPr="00E732F7" w:rsidRDefault="00461D32" w:rsidP="00E732F7">
      <w:pPr>
        <w:pStyle w:val="BodytextBaker"/>
        <w:numPr>
          <w:ilvl w:val="0"/>
          <w:numId w:val="28"/>
        </w:numPr>
        <w:spacing w:after="0"/>
        <w:rPr>
          <w:sz w:val="20"/>
          <w:szCs w:val="20"/>
        </w:rPr>
      </w:pPr>
      <w:r w:rsidRPr="00E732F7">
        <w:rPr>
          <w:sz w:val="20"/>
          <w:szCs w:val="20"/>
        </w:rPr>
        <w:t xml:space="preserve">Increase in the VE/VCO2 </w:t>
      </w:r>
      <w:proofErr w:type="gramStart"/>
      <w:r w:rsidRPr="00E732F7">
        <w:rPr>
          <w:sz w:val="20"/>
          <w:szCs w:val="20"/>
        </w:rPr>
        <w:t>slope</w:t>
      </w:r>
      <w:proofErr w:type="gramEnd"/>
    </w:p>
    <w:p w14:paraId="0C368907" w14:textId="0B99CC1A" w:rsidR="00461D32" w:rsidRDefault="00461D32" w:rsidP="00E732F7">
      <w:pPr>
        <w:pStyle w:val="BodytextBaker"/>
        <w:numPr>
          <w:ilvl w:val="0"/>
          <w:numId w:val="28"/>
        </w:numPr>
        <w:spacing w:after="0"/>
        <w:rPr>
          <w:sz w:val="20"/>
          <w:szCs w:val="20"/>
        </w:rPr>
      </w:pPr>
      <w:r w:rsidRPr="00E732F7">
        <w:rPr>
          <w:sz w:val="20"/>
          <w:szCs w:val="20"/>
        </w:rPr>
        <w:t>RER &gt;1</w:t>
      </w:r>
    </w:p>
    <w:p w14:paraId="5660F4FB" w14:textId="4806310B" w:rsidR="00E732F7" w:rsidRPr="00E732F7" w:rsidRDefault="00E732F7" w:rsidP="00E732F7">
      <w:pPr>
        <w:pStyle w:val="BodytextBaker"/>
        <w:spacing w:after="0"/>
        <w:ind w:left="720"/>
        <w:rPr>
          <w:sz w:val="20"/>
          <w:szCs w:val="20"/>
        </w:rPr>
      </w:pPr>
      <w:r w:rsidRPr="00E732F7">
        <w:rPr>
          <w:noProof/>
          <w:sz w:val="20"/>
          <w:szCs w:val="20"/>
          <w:lang w:eastAsia="en-AU"/>
        </w:rPr>
        <mc:AlternateContent>
          <mc:Choice Requires="wpg">
            <w:drawing>
              <wp:anchor distT="0" distB="0" distL="114300" distR="114300" simplePos="0" relativeHeight="251665408" behindDoc="0" locked="0" layoutInCell="1" allowOverlap="1" wp14:anchorId="23337CA1" wp14:editId="74BB7457">
                <wp:simplePos x="0" y="0"/>
                <wp:positionH relativeFrom="margin">
                  <wp:align>center</wp:align>
                </wp:positionH>
                <wp:positionV relativeFrom="paragraph">
                  <wp:posOffset>234950</wp:posOffset>
                </wp:positionV>
                <wp:extent cx="5181600" cy="2095500"/>
                <wp:effectExtent l="0" t="0" r="0" b="0"/>
                <wp:wrapTopAndBottom/>
                <wp:docPr id="13" name="Group 13"/>
                <wp:cNvGraphicFramePr/>
                <a:graphic xmlns:a="http://schemas.openxmlformats.org/drawingml/2006/main">
                  <a:graphicData uri="http://schemas.microsoft.com/office/word/2010/wordprocessingGroup">
                    <wpg:wgp>
                      <wpg:cNvGrpSpPr/>
                      <wpg:grpSpPr>
                        <a:xfrm>
                          <a:off x="0" y="0"/>
                          <a:ext cx="5181600" cy="2095500"/>
                          <a:chOff x="0" y="0"/>
                          <a:chExt cx="5869305" cy="2794000"/>
                        </a:xfrm>
                      </wpg:grpSpPr>
                      <pic:pic xmlns:pic="http://schemas.openxmlformats.org/drawingml/2006/picture">
                        <pic:nvPicPr>
                          <pic:cNvPr id="10" name="Picture 10" descr="Macintosh HD:Users:AMY:Desktop:Screen Shot 2020-09-02 at 9.05.50 pm.png"/>
                          <pic:cNvPicPr>
                            <a:picLocks noChangeAspect="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971800" cy="2792095"/>
                          </a:xfrm>
                          <a:prstGeom prst="rect">
                            <a:avLst/>
                          </a:prstGeom>
                          <a:noFill/>
                          <a:ln>
                            <a:noFill/>
                          </a:ln>
                        </pic:spPr>
                      </pic:pic>
                      <pic:pic xmlns:pic="http://schemas.openxmlformats.org/drawingml/2006/picture">
                        <pic:nvPicPr>
                          <pic:cNvPr id="12" name="Picture 12" descr="Macintosh HD:Users:AMY:Desktop:Screen Shot 2020-09-02 at 9.04.44 pm.png"/>
                          <pic:cNvPicPr>
                            <a:picLocks noChangeAspect="1"/>
                          </pic:cNvPicPr>
                        </pic:nvPicPr>
                        <pic:blipFill>
                          <a:blip r:embed="rId9">
                            <a:extLst>
                              <a:ext uri="{28A0092B-C50C-407E-A947-70E740481C1C}">
                                <a14:useLocalDpi xmlns:a14="http://schemas.microsoft.com/office/drawing/2010/main" val="0"/>
                              </a:ext>
                            </a:extLst>
                          </a:blip>
                          <a:srcRect/>
                          <a:stretch>
                            <a:fillRect/>
                          </a:stretch>
                        </pic:blipFill>
                        <pic:spPr bwMode="auto">
                          <a:xfrm>
                            <a:off x="2971800" y="50800"/>
                            <a:ext cx="2897505" cy="2743200"/>
                          </a:xfrm>
                          <a:prstGeom prst="rect">
                            <a:avLst/>
                          </a:prstGeom>
                          <a:noFill/>
                          <a:ln>
                            <a:noFill/>
                          </a:ln>
                        </pic:spPr>
                      </pic:pic>
                    </wpg:wgp>
                  </a:graphicData>
                </a:graphic>
                <wp14:sizeRelH relativeFrom="margin">
                  <wp14:pctWidth>0</wp14:pctWidth>
                </wp14:sizeRelH>
                <wp14:sizeRelV relativeFrom="margin">
                  <wp14:pctHeight>0</wp14:pctHeight>
                </wp14:sizeRelV>
              </wp:anchor>
            </w:drawing>
          </mc:Choice>
          <mc:Fallback xmlns:w16du="http://schemas.microsoft.com/office/word/2023/wordml/word16du">
            <w:pict>
              <v:group w14:anchorId="41BF283B" id="Group 13" o:spid="_x0000_s1026" style="position:absolute;margin-left:0;margin-top:18.5pt;width:408pt;height:165pt;z-index:251665408;mso-position-horizontal:center;mso-position-horizontal-relative:margin;mso-width-relative:margin;mso-height-relative:margin" coordsize="58693,2794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0" o:spid="_x0000_s1027" type="#_x0000_t75" alt="Macintosh HD:Users:AMY:Desktop:Screen Shot 2020-09-02 at 9.05.50 pm.png" style="position:absolute;width:29718;height:2792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">
                  <v:imagedata r:id="rId10" o:title="Screen Shot 2020-09-02 at 9.05.50 pm"/>
                </v:shape>
                <v:shape id="Picture 12" o:spid="_x0000_s1028" type="#_x0000_t75" alt="Macintosh HD:Users:AMY:Desktop:Screen Shot 2020-09-02 at 9.04.44 pm.png" style="position:absolute;left:29718;top:508;width:28975;height:2743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">
                  <v:imagedata r:id="rId11" o:title="Screen Shot 2020-09-02 at 9.04.44 pm"/>
                </v:shape>
                <w10:wrap type="topAndBottom" anchorx="margin"/>
              </v:group>
            </w:pict>
          </mc:Fallback>
        </mc:AlternateContent>
      </w:r>
    </w:p>
    <w:p w14:paraId="1BCB84DC" w14:textId="40182500" w:rsidR="009B29C5" w:rsidRPr="00E732F7" w:rsidRDefault="009B29C5" w:rsidP="009B29C5">
      <w:pPr>
        <w:ind w:left="360"/>
        <w:rPr>
          <w:rFonts w:cs="Arial"/>
          <w:sz w:val="20"/>
          <w:szCs w:val="18"/>
        </w:rPr>
      </w:pPr>
      <w:r w:rsidRPr="00E732F7">
        <w:rPr>
          <w:rFonts w:cs="Arial"/>
          <w:sz w:val="20"/>
          <w:szCs w:val="18"/>
        </w:rPr>
        <w:t>Figure 1: graphical representations of gas exchange criteria for determining the 3 ventilatory thresholds during incremental exercise.</w:t>
      </w:r>
    </w:p>
    <w:p w14:paraId="45FE200D" w14:textId="5DDED109" w:rsidR="009B29C5" w:rsidRPr="00E732F7" w:rsidRDefault="009B29C5" w:rsidP="009B29C5">
      <w:pPr>
        <w:rPr>
          <w:rFonts w:cs="Arial"/>
          <w:sz w:val="20"/>
          <w:szCs w:val="18"/>
        </w:rPr>
      </w:pPr>
    </w:p>
    <w:p w14:paraId="6AE409F6" w14:textId="352C35DE" w:rsidR="009B29C5" w:rsidRPr="00E732F7" w:rsidRDefault="009B29C5" w:rsidP="009B29C5">
      <w:pPr>
        <w:pStyle w:val="BodytextBaker"/>
        <w:rPr>
          <w:b/>
          <w:bCs/>
          <w:sz w:val="20"/>
          <w:szCs w:val="20"/>
        </w:rPr>
      </w:pPr>
      <w:r w:rsidRPr="00E732F7">
        <w:rPr>
          <w:b/>
          <w:bCs/>
          <w:sz w:val="20"/>
          <w:szCs w:val="20"/>
        </w:rPr>
        <w:t xml:space="preserve">Determining Thresholds on the </w:t>
      </w:r>
      <w:proofErr w:type="spellStart"/>
      <w:r w:rsidRPr="00E732F7">
        <w:rPr>
          <w:b/>
          <w:bCs/>
          <w:sz w:val="20"/>
          <w:szCs w:val="20"/>
        </w:rPr>
        <w:t>Vyntus</w:t>
      </w:r>
      <w:proofErr w:type="spellEnd"/>
    </w:p>
    <w:p w14:paraId="66D2212D" w14:textId="1B5620C9" w:rsidR="009B29C5" w:rsidRPr="00E732F7" w:rsidRDefault="009B29C5" w:rsidP="009B29C5">
      <w:pPr>
        <w:pStyle w:val="BodytextBaker"/>
        <w:numPr>
          <w:ilvl w:val="0"/>
          <w:numId w:val="24"/>
        </w:numPr>
        <w:rPr>
          <w:sz w:val="20"/>
          <w:szCs w:val="20"/>
        </w:rPr>
      </w:pPr>
      <w:r w:rsidRPr="00E732F7">
        <w:rPr>
          <w:sz w:val="20"/>
          <w:szCs w:val="20"/>
        </w:rPr>
        <w:t>The thresholds are determined visually by using the “workflow” tab in Sentry Suite (figure 2) and skipping to the relevant tab (</w:t>
      </w:r>
      <w:proofErr w:type="spellStart"/>
      <w:r w:rsidRPr="00E732F7">
        <w:rPr>
          <w:sz w:val="20"/>
          <w:szCs w:val="20"/>
        </w:rPr>
        <w:t>eg.</w:t>
      </w:r>
      <w:proofErr w:type="spellEnd"/>
      <w:r w:rsidRPr="00E732F7">
        <w:rPr>
          <w:sz w:val="20"/>
          <w:szCs w:val="20"/>
        </w:rPr>
        <w:t xml:space="preserve"> VT1 for the first ventilatory threshold). </w:t>
      </w:r>
    </w:p>
    <w:p w14:paraId="59541EFE" w14:textId="624663DA" w:rsidR="009B29C5" w:rsidRPr="00E732F7" w:rsidRDefault="009B29C5" w:rsidP="009B29C5">
      <w:pPr>
        <w:pStyle w:val="BodytextBaker"/>
        <w:numPr>
          <w:ilvl w:val="0"/>
          <w:numId w:val="24"/>
        </w:numPr>
        <w:rPr>
          <w:sz w:val="20"/>
          <w:szCs w:val="20"/>
        </w:rPr>
      </w:pPr>
      <w:r w:rsidRPr="00E732F7">
        <w:rPr>
          <w:sz w:val="20"/>
          <w:szCs w:val="20"/>
        </w:rPr>
        <w:t xml:space="preserve">The thresholds are defined by moving the “manual” line to correspond with the primary criteria and verification criteria. </w:t>
      </w:r>
    </w:p>
    <w:p w14:paraId="4095A3AF" w14:textId="4EAB93CF" w:rsidR="009B29C5" w:rsidRPr="00E732F7" w:rsidRDefault="009B29C5" w:rsidP="009B29C5">
      <w:pPr>
        <w:pStyle w:val="BodytextBaker"/>
        <w:numPr>
          <w:ilvl w:val="1"/>
          <w:numId w:val="24"/>
        </w:numPr>
        <w:rPr>
          <w:sz w:val="20"/>
          <w:szCs w:val="20"/>
        </w:rPr>
      </w:pPr>
      <w:r w:rsidRPr="00E732F7">
        <w:rPr>
          <w:sz w:val="20"/>
          <w:szCs w:val="20"/>
        </w:rPr>
        <w:t xml:space="preserve">When determining the </w:t>
      </w:r>
      <w:proofErr w:type="gramStart"/>
      <w:r w:rsidRPr="00E732F7">
        <w:rPr>
          <w:sz w:val="20"/>
          <w:szCs w:val="20"/>
        </w:rPr>
        <w:t>threshold</w:t>
      </w:r>
      <w:proofErr w:type="gramEnd"/>
      <w:r w:rsidRPr="00E732F7">
        <w:rPr>
          <w:sz w:val="20"/>
          <w:szCs w:val="20"/>
        </w:rPr>
        <w:t xml:space="preserve"> it is important to remember that it is the point immediately preceding the change in gas exchange variables. </w:t>
      </w:r>
    </w:p>
    <w:p w14:paraId="1B2B42F7" w14:textId="77777777" w:rsidR="009B29C5" w:rsidRPr="00E732F7" w:rsidRDefault="009B29C5" w:rsidP="009B29C5">
      <w:pPr>
        <w:pStyle w:val="BodytextBaker"/>
        <w:numPr>
          <w:ilvl w:val="0"/>
          <w:numId w:val="24"/>
        </w:numPr>
        <w:rPr>
          <w:sz w:val="20"/>
          <w:szCs w:val="20"/>
        </w:rPr>
      </w:pPr>
      <w:r w:rsidRPr="00E732F7">
        <w:rPr>
          <w:sz w:val="20"/>
          <w:szCs w:val="20"/>
        </w:rPr>
        <w:t xml:space="preserve">The data points corresponding to the threshold defined by the manual line are shown in the “manual” row of the table above the graphs (figure 3). </w:t>
      </w:r>
    </w:p>
    <w:p w14:paraId="1C4DBD9A" w14:textId="1F9B434F" w:rsidR="009B29C5" w:rsidRPr="00E732F7" w:rsidRDefault="009B29C5" w:rsidP="009B29C5">
      <w:pPr>
        <w:pStyle w:val="BodytextBaker"/>
        <w:numPr>
          <w:ilvl w:val="0"/>
          <w:numId w:val="24"/>
        </w:numPr>
        <w:rPr>
          <w:sz w:val="20"/>
          <w:szCs w:val="20"/>
        </w:rPr>
      </w:pPr>
      <w:r w:rsidRPr="00E732F7">
        <w:rPr>
          <w:sz w:val="20"/>
          <w:szCs w:val="20"/>
        </w:rPr>
        <w:t>Sentry Suite also provides a 9 panel of cardiac and gas exchange variables that is useful for verifying your thresholds</w:t>
      </w:r>
      <w:r w:rsidR="00E732F7">
        <w:rPr>
          <w:sz w:val="20"/>
          <w:szCs w:val="20"/>
        </w:rPr>
        <w:t>.</w:t>
      </w:r>
    </w:p>
    <w:p w14:paraId="6ABC686D" w14:textId="24225606" w:rsidR="009B29C5" w:rsidRPr="00E732F7" w:rsidRDefault="009B29C5" w:rsidP="009B29C5">
      <w:pPr>
        <w:pStyle w:val="BodytextBaker"/>
        <w:rPr>
          <w:sz w:val="20"/>
          <w:szCs w:val="20"/>
        </w:rPr>
      </w:pPr>
      <w:r w:rsidRPr="00E732F7">
        <w:rPr>
          <w:sz w:val="20"/>
          <w:szCs w:val="20"/>
        </w:rPr>
        <w:t xml:space="preserve">They </w:t>
      </w:r>
      <w:proofErr w:type="spellStart"/>
      <w:r w:rsidRPr="00E732F7">
        <w:rPr>
          <w:sz w:val="20"/>
          <w:szCs w:val="20"/>
        </w:rPr>
        <w:t>Vyaire</w:t>
      </w:r>
      <w:proofErr w:type="spellEnd"/>
      <w:r w:rsidRPr="00E732F7">
        <w:rPr>
          <w:sz w:val="20"/>
          <w:szCs w:val="20"/>
        </w:rPr>
        <w:t xml:space="preserve"> </w:t>
      </w:r>
      <w:proofErr w:type="spellStart"/>
      <w:r w:rsidRPr="00E732F7">
        <w:rPr>
          <w:sz w:val="20"/>
          <w:szCs w:val="20"/>
        </w:rPr>
        <w:t>Vyntus</w:t>
      </w:r>
      <w:proofErr w:type="spellEnd"/>
      <w:r w:rsidRPr="00E732F7">
        <w:rPr>
          <w:sz w:val="20"/>
          <w:szCs w:val="20"/>
        </w:rPr>
        <w:t xml:space="preserve"> CPET brochure contains useful information for threshold determination using the software and can be accessed here: </w:t>
      </w:r>
      <w:hyperlink r:id="rId12" w:history="1">
        <w:r w:rsidRPr="00E732F7">
          <w:rPr>
            <w:rStyle w:val="Hyperlink"/>
            <w:sz w:val="20"/>
            <w:szCs w:val="20"/>
          </w:rPr>
          <w:t>https://www.vyaire.com/sites/default/files/2019-04/Special-Edition-CPET_EN_Web.pdf</w:t>
        </w:r>
      </w:hyperlink>
    </w:p>
    <w:p w14:paraId="20D3B4C9" w14:textId="787FE78B" w:rsidR="00887868" w:rsidRDefault="00887868" w:rsidP="009B29C5">
      <w:pPr>
        <w:pStyle w:val="BodytextBaker"/>
        <w:rPr>
          <w:sz w:val="20"/>
          <w:szCs w:val="20"/>
        </w:rPr>
      </w:pPr>
      <w:r w:rsidRPr="00E732F7">
        <w:rPr>
          <w:noProof/>
          <w:sz w:val="20"/>
          <w:szCs w:val="20"/>
          <w:lang w:eastAsia="en-AU"/>
        </w:rPr>
        <w:lastRenderedPageBreak/>
        <mc:AlternateContent>
          <mc:Choice Requires="wpg">
            <w:drawing>
              <wp:anchor distT="0" distB="0" distL="114300" distR="114300" simplePos="0" relativeHeight="251668480" behindDoc="1" locked="0" layoutInCell="1" allowOverlap="1" wp14:anchorId="70A7AB84" wp14:editId="5DE2AE17">
                <wp:simplePos x="0" y="0"/>
                <wp:positionH relativeFrom="margin">
                  <wp:align>center</wp:align>
                </wp:positionH>
                <wp:positionV relativeFrom="paragraph">
                  <wp:posOffset>3902075</wp:posOffset>
                </wp:positionV>
                <wp:extent cx="5172075" cy="571500"/>
                <wp:effectExtent l="19050" t="19050" r="9525" b="0"/>
                <wp:wrapTight wrapText="bothSides">
                  <wp:wrapPolygon edited="0">
                    <wp:start x="-80" y="-720"/>
                    <wp:lineTo x="-80" y="20880"/>
                    <wp:lineTo x="21560" y="20880"/>
                    <wp:lineTo x="21560" y="-720"/>
                    <wp:lineTo x="-80" y="-720"/>
                  </wp:wrapPolygon>
                </wp:wrapTight>
                <wp:docPr id="22" name="Group 22"/>
                <wp:cNvGraphicFramePr/>
                <a:graphic xmlns:a="http://schemas.openxmlformats.org/drawingml/2006/main">
                  <a:graphicData uri="http://schemas.microsoft.com/office/word/2010/wordprocessingGroup">
                    <wpg:wgp>
                      <wpg:cNvGrpSpPr/>
                      <wpg:grpSpPr>
                        <a:xfrm>
                          <a:off x="0" y="0"/>
                          <a:ext cx="5172075" cy="571500"/>
                          <a:chOff x="0" y="0"/>
                          <a:chExt cx="5727065" cy="774065"/>
                        </a:xfrm>
                      </wpg:grpSpPr>
                      <pic:pic xmlns:pic="http://schemas.openxmlformats.org/drawingml/2006/picture">
                        <pic:nvPicPr>
                          <pic:cNvPr id="18" name="Picture 18" descr="Macintosh HD:Users:AMY:Desktop:Screen Shot 2020-07-14 at 11.29.57 am.png"/>
                          <pic:cNvPicPr>
                            <a:picLocks noChangeAspect="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727065" cy="774065"/>
                          </a:xfrm>
                          <a:prstGeom prst="rect">
                            <a:avLst/>
                          </a:prstGeom>
                          <a:noFill/>
                          <a:ln>
                            <a:noFill/>
                          </a:ln>
                        </pic:spPr>
                      </pic:pic>
                      <wps:wsp>
                        <wps:cNvPr id="21" name="Rectangle 21"/>
                        <wps:cNvSpPr/>
                        <wps:spPr>
                          <a:xfrm>
                            <a:off x="0" y="0"/>
                            <a:ext cx="5715000" cy="228600"/>
                          </a:xfrm>
                          <a:prstGeom prst="rect">
                            <a:avLst/>
                          </a:prstGeom>
                          <a:noFill/>
                          <a:ln w="38100" cmpd="sng">
                            <a:solidFill>
                              <a:srgbClr val="FF0000"/>
                            </a:solidFill>
                          </a:ln>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xmlns:w16du="http://schemas.microsoft.com/office/word/2023/wordml/word16du">
            <w:pict>
              <v:group w14:anchorId="2667DEDE" id="Group 22" o:spid="_x0000_s1026" style="position:absolute;margin-left:0;margin-top:307.25pt;width:407.25pt;height:45pt;z-index:-251648000;mso-position-horizontal:center;mso-position-horizontal-relative:margin;mso-width-relative:margin;mso-height-relative:margin" coordsize="57270,774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">
                <v:shape id="Picture 18" o:spid="_x0000_s1027" type="#_x0000_t75" alt="Macintosh HD:Users:AMY:Desktop:Screen Shot 2020-07-14 at 11.29.57 am.png" style="position:absolute;width:57270;height:774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">
                  <v:imagedata r:id="rId14" o:title="Screen Shot 2020-07-14 at 11.29.57 am"/>
                </v:shape>
                <v:rect id="Rectangle 21" o:spid="_x0000_s1028" style="position:absolute;width:57150;height:228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" filled="f" strokecolor="red" strokeweight="3pt"/>
                <w10:wrap type="tight" anchorx="margin"/>
              </v:group>
            </w:pict>
          </mc:Fallback>
        </mc:AlternateContent>
      </w:r>
      <w:r w:rsidRPr="00E732F7">
        <w:rPr>
          <w:noProof/>
          <w:sz w:val="20"/>
          <w:szCs w:val="20"/>
          <w:lang w:eastAsia="en-AU"/>
        </w:rPr>
        <mc:AlternateContent>
          <mc:Choice Requires="wpg">
            <w:drawing>
              <wp:anchor distT="0" distB="0" distL="114300" distR="114300" simplePos="0" relativeHeight="251667456" behindDoc="0" locked="0" layoutInCell="1" allowOverlap="1" wp14:anchorId="14686A56" wp14:editId="47E9F705">
                <wp:simplePos x="0" y="0"/>
                <wp:positionH relativeFrom="margin">
                  <wp:posOffset>95250</wp:posOffset>
                </wp:positionH>
                <wp:positionV relativeFrom="paragraph">
                  <wp:posOffset>0</wp:posOffset>
                </wp:positionV>
                <wp:extent cx="5238750" cy="3429000"/>
                <wp:effectExtent l="19050" t="0" r="0" b="0"/>
                <wp:wrapThrough wrapText="bothSides">
                  <wp:wrapPolygon edited="0">
                    <wp:start x="236" y="0"/>
                    <wp:lineTo x="236" y="17280"/>
                    <wp:lineTo x="-79" y="19080"/>
                    <wp:lineTo x="-79" y="21120"/>
                    <wp:lineTo x="236" y="21480"/>
                    <wp:lineTo x="21521" y="21480"/>
                    <wp:lineTo x="21521" y="0"/>
                    <wp:lineTo x="236" y="0"/>
                  </wp:wrapPolygon>
                </wp:wrapThrough>
                <wp:docPr id="1" name="Group 1"/>
                <wp:cNvGraphicFramePr/>
                <a:graphic xmlns:a="http://schemas.openxmlformats.org/drawingml/2006/main">
                  <a:graphicData uri="http://schemas.microsoft.com/office/word/2010/wordprocessingGroup">
                    <wpg:wgp>
                      <wpg:cNvGrpSpPr/>
                      <wpg:grpSpPr>
                        <a:xfrm>
                          <a:off x="0" y="0"/>
                          <a:ext cx="5238750" cy="3429000"/>
                          <a:chOff x="-223313" y="-239386"/>
                          <a:chExt cx="5873125" cy="4368800"/>
                        </a:xfrm>
                      </wpg:grpSpPr>
                      <pic:pic xmlns:pic="http://schemas.openxmlformats.org/drawingml/2006/picture">
                        <pic:nvPicPr>
                          <pic:cNvPr id="4" name="Picture 4"/>
                          <pic:cNvPicPr>
                            <a:picLocks noChangeAspect="1"/>
                          </pic:cNvPicPr>
                        </pic:nvPicPr>
                        <pic:blipFill>
                          <a:blip r:embed="rId15">
                            <a:extLst>
                              <a:ext uri="{28A0092B-C50C-407E-A947-70E740481C1C}">
                                <a14:useLocalDpi xmlns:a14="http://schemas.microsoft.com/office/drawing/2010/main" val="0"/>
                              </a:ext>
                            </a:extLst>
                          </a:blip>
                          <a:stretch>
                            <a:fillRect/>
                          </a:stretch>
                        </pic:blipFill>
                        <pic:spPr>
                          <a:xfrm>
                            <a:off x="-119798" y="-239386"/>
                            <a:ext cx="5769610" cy="4368800"/>
                          </a:xfrm>
                          <a:prstGeom prst="rect">
                            <a:avLst/>
                          </a:prstGeom>
                        </pic:spPr>
                      </pic:pic>
                      <wps:wsp>
                        <wps:cNvPr id="7" name="Rectangle 7"/>
                        <wps:cNvSpPr/>
                        <wps:spPr>
                          <a:xfrm>
                            <a:off x="-223313" y="3632316"/>
                            <a:ext cx="485775" cy="352425"/>
                          </a:xfrm>
                          <a:prstGeom prst="rect">
                            <a:avLst/>
                          </a:prstGeom>
                          <a:noFill/>
                          <a:ln w="57150" cmpd="sng">
                            <a:solidFill>
                              <a:srgbClr val="FF0000"/>
                            </a:solidFill>
                          </a:ln>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xmlns:w16du="http://schemas.microsoft.com/office/word/2023/wordml/word16du">
            <w:pict>
              <v:group w14:anchorId="61F6ECCC" id="Group 1" o:spid="_x0000_s1026" style="position:absolute;margin-left:7.5pt;margin-top:0;width:412.5pt;height:270pt;z-index:251667456;mso-position-horizontal-relative:margin;mso-width-relative:margin;mso-height-relative:margin" coordorigin="-2233,-2393" coordsize="58731,4368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">
                <v:shape id="Picture 4" o:spid="_x0000_s1027" type="#_x0000_t75" style="position:absolute;left:-1197;top:-2393;width:57695;height:4368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">
                  <v:imagedata r:id="rId16" o:title=""/>
                </v:shape>
                <v:rect id="Rectangle 7" o:spid="_x0000_s1028" style="position:absolute;left:-2233;top:36323;width:4857;height:352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" filled="f" strokecolor="red" strokeweight="4.5pt"/>
                <w10:wrap type="through" anchorx="margin"/>
              </v:group>
            </w:pict>
          </mc:Fallback>
        </mc:AlternateContent>
      </w:r>
      <w:r w:rsidR="009B29C5" w:rsidRPr="00E732F7">
        <w:rPr>
          <w:sz w:val="20"/>
          <w:szCs w:val="20"/>
        </w:rPr>
        <w:t xml:space="preserve">Figure 2: locating the “workflow” tab in Sentry Suite </w:t>
      </w:r>
    </w:p>
    <w:p w14:paraId="460D7098" w14:textId="5FAE4175" w:rsidR="009B29C5" w:rsidRDefault="009B29C5" w:rsidP="009B29C5">
      <w:pPr>
        <w:rPr>
          <w:rFonts w:cs="Arial"/>
          <w:sz w:val="20"/>
          <w:szCs w:val="18"/>
        </w:rPr>
      </w:pPr>
      <w:r w:rsidRPr="00E732F7">
        <w:rPr>
          <w:rFonts w:cs="Arial"/>
          <w:sz w:val="20"/>
          <w:szCs w:val="18"/>
        </w:rPr>
        <w:t xml:space="preserve">Figure 3: Locating the variables that correspond to the manually defined threshold in Sentry Suite. </w:t>
      </w:r>
    </w:p>
    <w:p w14:paraId="02F48C02" w14:textId="77777777" w:rsidR="00887868" w:rsidRPr="00E732F7" w:rsidRDefault="00887868" w:rsidP="009B29C5">
      <w:pPr>
        <w:rPr>
          <w:rFonts w:cs="Arial"/>
          <w:sz w:val="20"/>
          <w:szCs w:val="18"/>
        </w:rPr>
      </w:pPr>
    </w:p>
    <w:p w14:paraId="48566A1A" w14:textId="40D28D94" w:rsidR="009B29C5" w:rsidRPr="00E732F7" w:rsidRDefault="00887868" w:rsidP="009B29C5">
      <w:pPr>
        <w:pStyle w:val="BodytextBaker"/>
        <w:rPr>
          <w:sz w:val="20"/>
          <w:szCs w:val="20"/>
        </w:rPr>
      </w:pPr>
      <w:r w:rsidRPr="00E732F7">
        <w:rPr>
          <w:noProof/>
          <w:sz w:val="20"/>
          <w:szCs w:val="20"/>
          <w:lang w:eastAsia="en-AU"/>
        </w:rPr>
        <w:drawing>
          <wp:anchor distT="0" distB="0" distL="114300" distR="114300" simplePos="0" relativeHeight="251669504" behindDoc="0" locked="0" layoutInCell="1" allowOverlap="1" wp14:anchorId="6E10EFF6" wp14:editId="688E4506">
            <wp:simplePos x="0" y="0"/>
            <wp:positionH relativeFrom="margin">
              <wp:align>center</wp:align>
            </wp:positionH>
            <wp:positionV relativeFrom="paragraph">
              <wp:posOffset>34925</wp:posOffset>
            </wp:positionV>
            <wp:extent cx="4641215" cy="3695700"/>
            <wp:effectExtent l="0" t="0" r="6985" b="0"/>
            <wp:wrapSquare wrapText="bothSides"/>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 Shot 2020-07-14 at 11.30.16 am.png"/>
                    <pic:cNvPicPr/>
                  </pic:nvPicPr>
                  <pic:blipFill>
                    <a:blip r:embed="rId17">
                      <a:extLst>
                        <a:ext uri="{28A0092B-C50C-407E-A947-70E740481C1C}">
                          <a14:useLocalDpi xmlns:a14="http://schemas.microsoft.com/office/drawing/2010/main" val="0"/>
                        </a:ext>
                      </a:extLst>
                    </a:blip>
                    <a:stretch>
                      <a:fillRect/>
                    </a:stretch>
                  </pic:blipFill>
                  <pic:spPr>
                    <a:xfrm>
                      <a:off x="0" y="0"/>
                      <a:ext cx="4641215" cy="3695700"/>
                    </a:xfrm>
                    <a:prstGeom prst="rect">
                      <a:avLst/>
                    </a:prstGeom>
                  </pic:spPr>
                </pic:pic>
              </a:graphicData>
            </a:graphic>
            <wp14:sizeRelH relativeFrom="margin">
              <wp14:pctWidth>0</wp14:pctWidth>
            </wp14:sizeRelH>
            <wp14:sizeRelV relativeFrom="margin">
              <wp14:pctHeight>0</wp14:pctHeight>
            </wp14:sizeRelV>
          </wp:anchor>
        </w:drawing>
      </w:r>
    </w:p>
    <w:p w14:paraId="36314F39" w14:textId="260249B6" w:rsidR="009B29C5" w:rsidRPr="00E732F7" w:rsidRDefault="009B29C5" w:rsidP="009B29C5">
      <w:pPr>
        <w:pStyle w:val="BodytextBaker"/>
        <w:rPr>
          <w:sz w:val="20"/>
          <w:szCs w:val="20"/>
        </w:rPr>
      </w:pPr>
    </w:p>
    <w:p w14:paraId="1CB90724" w14:textId="37C11C6D" w:rsidR="009B29C5" w:rsidRPr="00E732F7" w:rsidRDefault="009B29C5" w:rsidP="009B29C5">
      <w:pPr>
        <w:pStyle w:val="BodytextBaker"/>
        <w:rPr>
          <w:sz w:val="20"/>
          <w:szCs w:val="20"/>
        </w:rPr>
      </w:pPr>
    </w:p>
    <w:p w14:paraId="0153A3DC" w14:textId="77777777" w:rsidR="009B29C5" w:rsidRPr="00E732F7" w:rsidRDefault="009B29C5" w:rsidP="009B29C5">
      <w:pPr>
        <w:pStyle w:val="BodytextBaker"/>
        <w:rPr>
          <w:sz w:val="20"/>
          <w:szCs w:val="20"/>
        </w:rPr>
      </w:pPr>
    </w:p>
    <w:p w14:paraId="00C1CFBF" w14:textId="77777777" w:rsidR="009B29C5" w:rsidRPr="00E732F7" w:rsidRDefault="009B29C5" w:rsidP="009B29C5">
      <w:pPr>
        <w:pStyle w:val="BodytextBaker"/>
        <w:rPr>
          <w:sz w:val="20"/>
          <w:szCs w:val="20"/>
        </w:rPr>
      </w:pPr>
    </w:p>
    <w:p w14:paraId="264B74EF" w14:textId="77777777" w:rsidR="009B29C5" w:rsidRPr="00E732F7" w:rsidRDefault="009B29C5" w:rsidP="009B29C5">
      <w:pPr>
        <w:pStyle w:val="BodytextBaker"/>
        <w:rPr>
          <w:sz w:val="20"/>
          <w:szCs w:val="20"/>
        </w:rPr>
      </w:pPr>
    </w:p>
    <w:p w14:paraId="37D1A9AF" w14:textId="77777777" w:rsidR="009B29C5" w:rsidRPr="00E732F7" w:rsidRDefault="009B29C5" w:rsidP="009B29C5">
      <w:pPr>
        <w:pStyle w:val="BodytextBaker"/>
        <w:rPr>
          <w:sz w:val="20"/>
          <w:szCs w:val="20"/>
        </w:rPr>
      </w:pPr>
    </w:p>
    <w:p w14:paraId="01677A41" w14:textId="77777777" w:rsidR="009B29C5" w:rsidRPr="00E732F7" w:rsidRDefault="009B29C5" w:rsidP="009B29C5">
      <w:pPr>
        <w:pStyle w:val="BodytextBaker"/>
        <w:rPr>
          <w:sz w:val="20"/>
          <w:szCs w:val="20"/>
        </w:rPr>
      </w:pPr>
    </w:p>
    <w:p w14:paraId="4ACA0C7D" w14:textId="77777777" w:rsidR="009B29C5" w:rsidRPr="00E732F7" w:rsidRDefault="009B29C5" w:rsidP="009B29C5">
      <w:pPr>
        <w:pStyle w:val="BodytextBaker"/>
        <w:rPr>
          <w:sz w:val="20"/>
          <w:szCs w:val="20"/>
        </w:rPr>
      </w:pPr>
    </w:p>
    <w:p w14:paraId="444DE94F" w14:textId="2A400AE8" w:rsidR="009B29C5" w:rsidRPr="00E732F7" w:rsidRDefault="009B29C5" w:rsidP="009B29C5">
      <w:pPr>
        <w:pStyle w:val="BodytextBaker"/>
        <w:rPr>
          <w:sz w:val="20"/>
          <w:szCs w:val="20"/>
        </w:rPr>
      </w:pPr>
    </w:p>
    <w:p w14:paraId="18171D20" w14:textId="77777777" w:rsidR="00887868" w:rsidRDefault="00887868" w:rsidP="009B29C5">
      <w:pPr>
        <w:pStyle w:val="BodytextBaker"/>
        <w:rPr>
          <w:sz w:val="20"/>
          <w:szCs w:val="20"/>
        </w:rPr>
      </w:pPr>
    </w:p>
    <w:p w14:paraId="28670D03" w14:textId="77777777" w:rsidR="00887868" w:rsidRDefault="00887868" w:rsidP="009B29C5">
      <w:pPr>
        <w:pStyle w:val="BodytextBaker"/>
        <w:rPr>
          <w:sz w:val="20"/>
          <w:szCs w:val="20"/>
        </w:rPr>
      </w:pPr>
    </w:p>
    <w:p w14:paraId="6884907E" w14:textId="77777777" w:rsidR="00887868" w:rsidRDefault="00887868" w:rsidP="009B29C5">
      <w:pPr>
        <w:pStyle w:val="BodytextBaker"/>
        <w:rPr>
          <w:sz w:val="20"/>
          <w:szCs w:val="20"/>
        </w:rPr>
      </w:pPr>
    </w:p>
    <w:p w14:paraId="0E5023FB" w14:textId="77777777" w:rsidR="00887868" w:rsidRDefault="00887868" w:rsidP="009B29C5">
      <w:pPr>
        <w:pStyle w:val="BodytextBaker"/>
        <w:rPr>
          <w:sz w:val="20"/>
          <w:szCs w:val="20"/>
        </w:rPr>
      </w:pPr>
    </w:p>
    <w:p w14:paraId="782C6EC5" w14:textId="77777777" w:rsidR="00887868" w:rsidRDefault="00887868" w:rsidP="009B29C5">
      <w:pPr>
        <w:pStyle w:val="BodytextBaker"/>
        <w:rPr>
          <w:sz w:val="20"/>
          <w:szCs w:val="20"/>
        </w:rPr>
      </w:pPr>
    </w:p>
    <w:p w14:paraId="7BFC43A1" w14:textId="33810869" w:rsidR="009B29C5" w:rsidRPr="00E732F7" w:rsidRDefault="009B29C5" w:rsidP="009B29C5">
      <w:pPr>
        <w:pStyle w:val="BodytextBaker"/>
        <w:rPr>
          <w:sz w:val="20"/>
          <w:szCs w:val="20"/>
        </w:rPr>
      </w:pPr>
      <w:r w:rsidRPr="00E732F7">
        <w:rPr>
          <w:sz w:val="20"/>
          <w:szCs w:val="20"/>
        </w:rPr>
        <w:t xml:space="preserve">Figure </w:t>
      </w:r>
      <w:r w:rsidR="00E732F7">
        <w:rPr>
          <w:sz w:val="20"/>
          <w:szCs w:val="20"/>
        </w:rPr>
        <w:t>4:</w:t>
      </w:r>
      <w:r w:rsidRPr="00E732F7">
        <w:rPr>
          <w:sz w:val="20"/>
          <w:szCs w:val="20"/>
        </w:rPr>
        <w:t xml:space="preserve"> manual determination of the 1</w:t>
      </w:r>
      <w:r w:rsidRPr="00E732F7">
        <w:rPr>
          <w:sz w:val="20"/>
          <w:szCs w:val="20"/>
          <w:vertAlign w:val="superscript"/>
        </w:rPr>
        <w:t>st</w:t>
      </w:r>
      <w:r w:rsidRPr="00E732F7">
        <w:rPr>
          <w:sz w:val="20"/>
          <w:szCs w:val="20"/>
        </w:rPr>
        <w:t xml:space="preserve"> ventilatory threshold in Sentry Suite </w:t>
      </w:r>
    </w:p>
    <w:p w14:paraId="17BB5FB7" w14:textId="014171F2" w:rsidR="009B29C5" w:rsidRPr="00E732F7" w:rsidRDefault="009B29C5" w:rsidP="009B29C5">
      <w:pPr>
        <w:pStyle w:val="BodytextBaker"/>
        <w:rPr>
          <w:sz w:val="20"/>
          <w:szCs w:val="20"/>
        </w:rPr>
      </w:pPr>
    </w:p>
    <w:p w14:paraId="0A53BC6F" w14:textId="24D4BAA2" w:rsidR="009B29C5" w:rsidRPr="00E732F7" w:rsidRDefault="00887868" w:rsidP="009B29C5">
      <w:pPr>
        <w:pStyle w:val="BodytextBaker"/>
        <w:rPr>
          <w:sz w:val="20"/>
          <w:szCs w:val="20"/>
        </w:rPr>
      </w:pPr>
      <w:r w:rsidRPr="00E732F7">
        <w:rPr>
          <w:noProof/>
          <w:sz w:val="20"/>
          <w:szCs w:val="20"/>
          <w:lang w:eastAsia="en-AU"/>
        </w:rPr>
        <w:drawing>
          <wp:anchor distT="0" distB="0" distL="114300" distR="114300" simplePos="0" relativeHeight="251671552" behindDoc="0" locked="0" layoutInCell="1" allowOverlap="1" wp14:anchorId="749C6C52" wp14:editId="790A7B8A">
            <wp:simplePos x="0" y="0"/>
            <wp:positionH relativeFrom="margin">
              <wp:align>center</wp:align>
            </wp:positionH>
            <wp:positionV relativeFrom="paragraph">
              <wp:posOffset>4511675</wp:posOffset>
            </wp:positionV>
            <wp:extent cx="5240020" cy="4077335"/>
            <wp:effectExtent l="0" t="0" r="0" b="0"/>
            <wp:wrapSquare wrapText="bothSides"/>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 Shot 2020-07-14 at 11.41.30 am.png"/>
                    <pic:cNvPicPr/>
                  </pic:nvPicPr>
                  <pic:blipFill>
                    <a:blip r:embed="rId18">
                      <a:extLst>
                        <a:ext uri="{28A0092B-C50C-407E-A947-70E740481C1C}">
                          <a14:useLocalDpi xmlns:a14="http://schemas.microsoft.com/office/drawing/2010/main" val="0"/>
                        </a:ext>
                      </a:extLst>
                    </a:blip>
                    <a:stretch>
                      <a:fillRect/>
                    </a:stretch>
                  </pic:blipFill>
                  <pic:spPr>
                    <a:xfrm>
                      <a:off x="0" y="0"/>
                      <a:ext cx="5240020" cy="4077335"/>
                    </a:xfrm>
                    <a:prstGeom prst="rect">
                      <a:avLst/>
                    </a:prstGeom>
                  </pic:spPr>
                </pic:pic>
              </a:graphicData>
            </a:graphic>
            <wp14:sizeRelH relativeFrom="margin">
              <wp14:pctWidth>0</wp14:pctWidth>
            </wp14:sizeRelH>
            <wp14:sizeRelV relativeFrom="margin">
              <wp14:pctHeight>0</wp14:pctHeight>
            </wp14:sizeRelV>
          </wp:anchor>
        </w:drawing>
      </w:r>
      <w:r w:rsidRPr="00E732F7">
        <w:rPr>
          <w:noProof/>
          <w:sz w:val="20"/>
          <w:szCs w:val="20"/>
          <w:lang w:eastAsia="en-AU"/>
        </w:rPr>
        <w:drawing>
          <wp:anchor distT="0" distB="0" distL="114300" distR="114300" simplePos="0" relativeHeight="251670528" behindDoc="0" locked="0" layoutInCell="1" allowOverlap="1" wp14:anchorId="1C79C912" wp14:editId="46F57D51">
            <wp:simplePos x="0" y="0"/>
            <wp:positionH relativeFrom="margin">
              <wp:align>center</wp:align>
            </wp:positionH>
            <wp:positionV relativeFrom="paragraph">
              <wp:posOffset>0</wp:posOffset>
            </wp:positionV>
            <wp:extent cx="5191458" cy="4105275"/>
            <wp:effectExtent l="0" t="0" r="9525" b="0"/>
            <wp:wrapSquare wrapText="bothSides"/>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 Shot 2020-07-14 at 11.29.42 am.png"/>
                    <pic:cNvPicPr/>
                  </pic:nvPicPr>
                  <pic:blipFill>
                    <a:blip r:embed="rId19">
                      <a:extLst>
                        <a:ext uri="{28A0092B-C50C-407E-A947-70E740481C1C}">
                          <a14:useLocalDpi xmlns:a14="http://schemas.microsoft.com/office/drawing/2010/main" val="0"/>
                        </a:ext>
                      </a:extLst>
                    </a:blip>
                    <a:stretch>
                      <a:fillRect/>
                    </a:stretch>
                  </pic:blipFill>
                  <pic:spPr>
                    <a:xfrm>
                      <a:off x="0" y="0"/>
                      <a:ext cx="5191458" cy="4105275"/>
                    </a:xfrm>
                    <a:prstGeom prst="rect">
                      <a:avLst/>
                    </a:prstGeom>
                  </pic:spPr>
                </pic:pic>
              </a:graphicData>
            </a:graphic>
          </wp:anchor>
        </w:drawing>
      </w:r>
      <w:r w:rsidR="009B29C5" w:rsidRPr="00E732F7">
        <w:rPr>
          <w:sz w:val="20"/>
          <w:szCs w:val="20"/>
        </w:rPr>
        <w:t xml:space="preserve">Figure </w:t>
      </w:r>
      <w:r w:rsidR="00E732F7">
        <w:rPr>
          <w:sz w:val="20"/>
          <w:szCs w:val="20"/>
        </w:rPr>
        <w:t>5</w:t>
      </w:r>
      <w:r w:rsidR="009B29C5" w:rsidRPr="00E732F7">
        <w:rPr>
          <w:sz w:val="20"/>
          <w:szCs w:val="20"/>
        </w:rPr>
        <w:t>: Manual determination of the 2</w:t>
      </w:r>
      <w:r w:rsidR="009B29C5" w:rsidRPr="00E732F7">
        <w:rPr>
          <w:sz w:val="20"/>
          <w:szCs w:val="20"/>
          <w:vertAlign w:val="superscript"/>
        </w:rPr>
        <w:t>nd</w:t>
      </w:r>
      <w:r w:rsidR="009B29C5" w:rsidRPr="00E732F7">
        <w:rPr>
          <w:sz w:val="20"/>
          <w:szCs w:val="20"/>
        </w:rPr>
        <w:t xml:space="preserve"> ventilatory threshold in Sentry Suite</w:t>
      </w:r>
    </w:p>
    <w:p w14:paraId="0E685754" w14:textId="4A8502E5" w:rsidR="009B29C5" w:rsidRPr="00E732F7" w:rsidRDefault="009B29C5" w:rsidP="009B29C5">
      <w:pPr>
        <w:pStyle w:val="BodytextBaker"/>
        <w:rPr>
          <w:sz w:val="20"/>
          <w:szCs w:val="20"/>
        </w:rPr>
      </w:pPr>
      <w:r w:rsidRPr="00E732F7">
        <w:rPr>
          <w:sz w:val="20"/>
          <w:szCs w:val="20"/>
        </w:rPr>
        <w:lastRenderedPageBreak/>
        <w:t xml:space="preserve">Figure </w:t>
      </w:r>
      <w:r w:rsidR="00E732F7">
        <w:rPr>
          <w:sz w:val="20"/>
          <w:szCs w:val="20"/>
        </w:rPr>
        <w:t>6</w:t>
      </w:r>
      <w:r w:rsidRPr="00E732F7">
        <w:rPr>
          <w:sz w:val="20"/>
          <w:szCs w:val="20"/>
        </w:rPr>
        <w:t>: Manual determination of the 3</w:t>
      </w:r>
      <w:r w:rsidRPr="00E732F7">
        <w:rPr>
          <w:sz w:val="20"/>
          <w:szCs w:val="20"/>
          <w:vertAlign w:val="superscript"/>
        </w:rPr>
        <w:t>rd</w:t>
      </w:r>
      <w:r w:rsidRPr="00E732F7">
        <w:rPr>
          <w:sz w:val="20"/>
          <w:szCs w:val="20"/>
        </w:rPr>
        <w:t xml:space="preserve"> ventilatory threshold in Sentry Suite</w:t>
      </w:r>
    </w:p>
    <w:p w14:paraId="53EAF52D" w14:textId="77777777" w:rsidR="009B29C5" w:rsidRPr="00E732F7" w:rsidRDefault="009B29C5" w:rsidP="009B29C5">
      <w:pPr>
        <w:pStyle w:val="SectionheaderBaker"/>
        <w:pBdr>
          <w:left w:val="single" w:sz="4" w:space="0" w:color="FFFFFF"/>
        </w:pBdr>
        <w:rPr>
          <w:sz w:val="20"/>
          <w:szCs w:val="22"/>
        </w:rPr>
      </w:pPr>
      <w:r w:rsidRPr="00E732F7">
        <w:rPr>
          <w:sz w:val="20"/>
          <w:szCs w:val="22"/>
        </w:rPr>
        <w:t>Common Issues</w:t>
      </w:r>
    </w:p>
    <w:p w14:paraId="77CC9A02" w14:textId="77777777" w:rsidR="009B29C5" w:rsidRPr="00E732F7" w:rsidRDefault="009B29C5" w:rsidP="009B29C5">
      <w:pPr>
        <w:pStyle w:val="BodytextBaker"/>
        <w:numPr>
          <w:ilvl w:val="0"/>
          <w:numId w:val="29"/>
        </w:numPr>
        <w:rPr>
          <w:sz w:val="20"/>
          <w:szCs w:val="20"/>
        </w:rPr>
      </w:pPr>
      <w:r w:rsidRPr="00E732F7">
        <w:rPr>
          <w:sz w:val="20"/>
          <w:szCs w:val="20"/>
        </w:rPr>
        <w:t xml:space="preserve">The various criteria are in </w:t>
      </w:r>
      <w:proofErr w:type="gramStart"/>
      <w:r w:rsidRPr="00E732F7">
        <w:rPr>
          <w:sz w:val="20"/>
          <w:szCs w:val="20"/>
        </w:rPr>
        <w:t>disagreement</w:t>
      </w:r>
      <w:proofErr w:type="gramEnd"/>
    </w:p>
    <w:p w14:paraId="7F3D36AF" w14:textId="77777777" w:rsidR="009B29C5" w:rsidRPr="00E732F7" w:rsidRDefault="009B29C5" w:rsidP="009B29C5">
      <w:pPr>
        <w:pStyle w:val="BodytextBaker"/>
        <w:rPr>
          <w:sz w:val="20"/>
          <w:szCs w:val="20"/>
        </w:rPr>
      </w:pPr>
      <w:r w:rsidRPr="00E732F7">
        <w:rPr>
          <w:sz w:val="20"/>
          <w:szCs w:val="20"/>
        </w:rPr>
        <w:t>Often the points corresponding to each of the criteria defining the thresholds occur at different times during the test. In this instance it is important to remember the order of precedence of criteria. Individual judgement will need to be employed to determine the point with the greatest agreement between the most important criteria.</w:t>
      </w:r>
    </w:p>
    <w:p w14:paraId="6A67D06E" w14:textId="77777777" w:rsidR="009B29C5" w:rsidRPr="00E732F7" w:rsidRDefault="009B29C5" w:rsidP="009B29C5">
      <w:pPr>
        <w:pStyle w:val="BodytextBaker"/>
        <w:numPr>
          <w:ilvl w:val="0"/>
          <w:numId w:val="29"/>
        </w:numPr>
        <w:rPr>
          <w:sz w:val="20"/>
          <w:szCs w:val="20"/>
        </w:rPr>
      </w:pPr>
      <w:r w:rsidRPr="00E732F7">
        <w:rPr>
          <w:sz w:val="20"/>
          <w:szCs w:val="20"/>
        </w:rPr>
        <w:t xml:space="preserve">Oscillatory breathing </w:t>
      </w:r>
    </w:p>
    <w:p w14:paraId="2BB40BB7" w14:textId="77777777" w:rsidR="009B29C5" w:rsidRPr="00E732F7" w:rsidRDefault="009B29C5" w:rsidP="009B29C5">
      <w:pPr>
        <w:pStyle w:val="BodytextBaker"/>
        <w:rPr>
          <w:sz w:val="20"/>
          <w:szCs w:val="20"/>
        </w:rPr>
      </w:pPr>
      <w:r w:rsidRPr="00E732F7">
        <w:rPr>
          <w:sz w:val="20"/>
          <w:szCs w:val="20"/>
        </w:rPr>
        <w:t>This pattern of breathing renders determination of an exact threshold prone to inaccuracy. An estimation of the threshold can be made by smoothing the data and using the trends to determine the threshold based on the usual criteria.</w:t>
      </w:r>
    </w:p>
    <w:p w14:paraId="353239B5" w14:textId="77777777" w:rsidR="009B29C5" w:rsidRPr="00E732F7" w:rsidRDefault="009B29C5" w:rsidP="009B29C5">
      <w:pPr>
        <w:pStyle w:val="BodytextBaker"/>
      </w:pPr>
      <w:r w:rsidRPr="00E732F7">
        <w:rPr>
          <w:noProof/>
          <w:lang w:eastAsia="en-AU"/>
        </w:rPr>
        <w:drawing>
          <wp:inline distT="0" distB="0" distL="0" distR="0" wp14:anchorId="51B41F3B" wp14:editId="061EFBB2">
            <wp:extent cx="5423535" cy="2072838"/>
            <wp:effectExtent l="0" t="0" r="12065" b="1016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scillatory breathing.png"/>
                    <pic:cNvPicPr/>
                  </pic:nvPicPr>
                  <pic:blipFill>
                    <a:blip r:embed="rId20">
                      <a:extLst>
                        <a:ext uri="{28A0092B-C50C-407E-A947-70E740481C1C}">
                          <a14:useLocalDpi xmlns:a14="http://schemas.microsoft.com/office/drawing/2010/main" val="0"/>
                        </a:ext>
                      </a:extLst>
                    </a:blip>
                    <a:stretch>
                      <a:fillRect/>
                    </a:stretch>
                  </pic:blipFill>
                  <pic:spPr>
                    <a:xfrm>
                      <a:off x="0" y="0"/>
                      <a:ext cx="5423535" cy="2072838"/>
                    </a:xfrm>
                    <a:prstGeom prst="rect">
                      <a:avLst/>
                    </a:prstGeom>
                  </pic:spPr>
                </pic:pic>
              </a:graphicData>
            </a:graphic>
          </wp:inline>
        </w:drawing>
      </w:r>
    </w:p>
    <w:p w14:paraId="62DCA081" w14:textId="2E3638AF" w:rsidR="009B29C5" w:rsidRPr="00E732F7" w:rsidRDefault="009B29C5" w:rsidP="009B29C5">
      <w:pPr>
        <w:pStyle w:val="BodytextBaker"/>
        <w:rPr>
          <w:sz w:val="20"/>
          <w:szCs w:val="20"/>
        </w:rPr>
      </w:pPr>
      <w:r w:rsidRPr="00E732F7">
        <w:rPr>
          <w:sz w:val="20"/>
          <w:szCs w:val="20"/>
        </w:rPr>
        <w:t xml:space="preserve">Figure </w:t>
      </w:r>
      <w:r w:rsidR="00E732F7">
        <w:rPr>
          <w:sz w:val="20"/>
          <w:szCs w:val="20"/>
        </w:rPr>
        <w:t>7</w:t>
      </w:r>
      <w:r w:rsidRPr="00E732F7">
        <w:rPr>
          <w:sz w:val="20"/>
          <w:szCs w:val="20"/>
        </w:rPr>
        <w:t>: example of oscillatory breathing pattern</w:t>
      </w:r>
    </w:p>
    <w:p w14:paraId="45066734" w14:textId="77777777" w:rsidR="009B29C5" w:rsidRPr="00E732F7" w:rsidRDefault="009B29C5" w:rsidP="009B29C5">
      <w:pPr>
        <w:pStyle w:val="BodytextBaker"/>
        <w:rPr>
          <w:sz w:val="20"/>
          <w:szCs w:val="20"/>
        </w:rPr>
      </w:pPr>
    </w:p>
    <w:p w14:paraId="21B216C6" w14:textId="77777777" w:rsidR="009B29C5" w:rsidRPr="00E732F7" w:rsidRDefault="009B29C5" w:rsidP="009B29C5">
      <w:pPr>
        <w:pStyle w:val="BodytextBaker"/>
        <w:numPr>
          <w:ilvl w:val="0"/>
          <w:numId w:val="29"/>
        </w:numPr>
        <w:rPr>
          <w:sz w:val="20"/>
          <w:szCs w:val="20"/>
        </w:rPr>
      </w:pPr>
      <w:r w:rsidRPr="00E732F7">
        <w:rPr>
          <w:sz w:val="20"/>
          <w:szCs w:val="20"/>
        </w:rPr>
        <w:t xml:space="preserve">Not all criteria </w:t>
      </w:r>
      <w:proofErr w:type="gramStart"/>
      <w:r w:rsidRPr="00E732F7">
        <w:rPr>
          <w:sz w:val="20"/>
          <w:szCs w:val="20"/>
        </w:rPr>
        <w:t>is</w:t>
      </w:r>
      <w:proofErr w:type="gramEnd"/>
      <w:r w:rsidRPr="00E732F7">
        <w:rPr>
          <w:sz w:val="20"/>
          <w:szCs w:val="20"/>
        </w:rPr>
        <w:t xml:space="preserve"> easily discernible</w:t>
      </w:r>
    </w:p>
    <w:p w14:paraId="48207E73" w14:textId="77777777" w:rsidR="009B29C5" w:rsidRPr="00E732F7" w:rsidRDefault="009B29C5" w:rsidP="009B29C5">
      <w:pPr>
        <w:pStyle w:val="BodytextBaker"/>
        <w:rPr>
          <w:sz w:val="20"/>
          <w:szCs w:val="20"/>
        </w:rPr>
      </w:pPr>
      <w:r w:rsidRPr="00E732F7">
        <w:rPr>
          <w:sz w:val="20"/>
          <w:szCs w:val="20"/>
        </w:rPr>
        <w:t xml:space="preserve">Occasionally a break in the V-slope or one of the other defining parameters is not apparent. In this case the threshold can be found by using the point at which all other parameters </w:t>
      </w:r>
      <w:proofErr w:type="gramStart"/>
      <w:r w:rsidRPr="00E732F7">
        <w:rPr>
          <w:sz w:val="20"/>
          <w:szCs w:val="20"/>
        </w:rPr>
        <w:t>are in agreement</w:t>
      </w:r>
      <w:proofErr w:type="gramEnd"/>
      <w:r w:rsidRPr="00E732F7">
        <w:rPr>
          <w:sz w:val="20"/>
          <w:szCs w:val="20"/>
        </w:rPr>
        <w:t>.</w:t>
      </w:r>
    </w:p>
    <w:p w14:paraId="219FD76C" w14:textId="77777777" w:rsidR="009B29C5" w:rsidRPr="00E732F7" w:rsidRDefault="009B29C5" w:rsidP="009B29C5">
      <w:pPr>
        <w:pStyle w:val="BodytextBaker"/>
        <w:numPr>
          <w:ilvl w:val="0"/>
          <w:numId w:val="29"/>
        </w:numPr>
        <w:rPr>
          <w:sz w:val="20"/>
          <w:szCs w:val="20"/>
        </w:rPr>
      </w:pPr>
      <w:r w:rsidRPr="00E732F7">
        <w:rPr>
          <w:sz w:val="20"/>
          <w:szCs w:val="20"/>
        </w:rPr>
        <w:t xml:space="preserve">Nadir of EqO2 occurs in the warm </w:t>
      </w:r>
      <w:proofErr w:type="gramStart"/>
      <w:r w:rsidRPr="00E732F7">
        <w:rPr>
          <w:sz w:val="20"/>
          <w:szCs w:val="20"/>
        </w:rPr>
        <w:t>up</w:t>
      </w:r>
      <w:proofErr w:type="gramEnd"/>
    </w:p>
    <w:p w14:paraId="6AAC0201" w14:textId="08F61B3C" w:rsidR="00461D32" w:rsidRDefault="009B29C5" w:rsidP="009B29C5">
      <w:pPr>
        <w:pStyle w:val="BodytextBaker"/>
        <w:rPr>
          <w:sz w:val="20"/>
          <w:szCs w:val="20"/>
        </w:rPr>
      </w:pPr>
      <w:r w:rsidRPr="00E732F7">
        <w:rPr>
          <w:sz w:val="20"/>
          <w:szCs w:val="20"/>
        </w:rPr>
        <w:t xml:space="preserve">In normal subjects the </w:t>
      </w:r>
      <w:proofErr w:type="gramStart"/>
      <w:r w:rsidRPr="00E732F7">
        <w:rPr>
          <w:sz w:val="20"/>
          <w:szCs w:val="20"/>
        </w:rPr>
        <w:t>warm up</w:t>
      </w:r>
      <w:proofErr w:type="gramEnd"/>
      <w:r w:rsidRPr="00E732F7">
        <w:rPr>
          <w:sz w:val="20"/>
          <w:szCs w:val="20"/>
        </w:rPr>
        <w:t xml:space="preserve"> should be excluded from the analysis. </w:t>
      </w:r>
      <w:proofErr w:type="gramStart"/>
      <w:r w:rsidRPr="00E732F7">
        <w:rPr>
          <w:sz w:val="20"/>
          <w:szCs w:val="20"/>
        </w:rPr>
        <w:t>However</w:t>
      </w:r>
      <w:proofErr w:type="gramEnd"/>
      <w:r w:rsidRPr="00E732F7">
        <w:rPr>
          <w:sz w:val="20"/>
          <w:szCs w:val="20"/>
        </w:rPr>
        <w:t xml:space="preserve"> in the event of deconditioned subjects the warm up workload could represent a substantial relative effort and thus the first ventilatory threshold may occur in the warm up.</w:t>
      </w:r>
    </w:p>
    <w:p w14:paraId="787BDB27" w14:textId="77777777" w:rsidR="00E732F7" w:rsidRDefault="00E732F7" w:rsidP="009B29C5">
      <w:pPr>
        <w:pStyle w:val="BodytextBaker"/>
        <w:rPr>
          <w:sz w:val="20"/>
          <w:szCs w:val="20"/>
        </w:rPr>
      </w:pPr>
    </w:p>
    <w:p w14:paraId="2828C4EB" w14:textId="77777777" w:rsidR="00E732F7" w:rsidRDefault="00E732F7" w:rsidP="009B29C5">
      <w:pPr>
        <w:pStyle w:val="BodytextBaker"/>
        <w:rPr>
          <w:sz w:val="20"/>
          <w:szCs w:val="20"/>
        </w:rPr>
      </w:pPr>
    </w:p>
    <w:p w14:paraId="7834B7E7" w14:textId="77777777" w:rsidR="00E732F7" w:rsidRDefault="00E732F7" w:rsidP="009B29C5">
      <w:pPr>
        <w:pStyle w:val="BodytextBaker"/>
        <w:rPr>
          <w:sz w:val="20"/>
          <w:szCs w:val="20"/>
        </w:rPr>
      </w:pPr>
    </w:p>
    <w:p w14:paraId="5FF20738" w14:textId="77777777" w:rsidR="00E732F7" w:rsidRDefault="00E732F7" w:rsidP="009B29C5">
      <w:pPr>
        <w:pStyle w:val="BodytextBaker"/>
        <w:rPr>
          <w:sz w:val="20"/>
          <w:szCs w:val="20"/>
        </w:rPr>
      </w:pPr>
    </w:p>
    <w:p w14:paraId="59F4D66C" w14:textId="77777777" w:rsidR="00E732F7" w:rsidRDefault="00E732F7" w:rsidP="009B29C5">
      <w:pPr>
        <w:pStyle w:val="BodytextBaker"/>
        <w:rPr>
          <w:sz w:val="20"/>
          <w:szCs w:val="20"/>
        </w:rPr>
      </w:pPr>
    </w:p>
    <w:p w14:paraId="512ED572" w14:textId="77777777" w:rsidR="00E732F7" w:rsidRDefault="00E732F7" w:rsidP="009B29C5">
      <w:pPr>
        <w:pStyle w:val="BodytextBaker"/>
        <w:rPr>
          <w:sz w:val="20"/>
          <w:szCs w:val="20"/>
        </w:rPr>
      </w:pPr>
    </w:p>
    <w:p w14:paraId="763BEBD5" w14:textId="77777777" w:rsidR="00E732F7" w:rsidRDefault="00E732F7" w:rsidP="009B29C5">
      <w:pPr>
        <w:pStyle w:val="BodytextBaker"/>
        <w:rPr>
          <w:sz w:val="20"/>
          <w:szCs w:val="20"/>
        </w:rPr>
      </w:pPr>
    </w:p>
    <w:p w14:paraId="7A52B42C" w14:textId="1285814B" w:rsidR="00DF2E20" w:rsidRPr="00E732F7" w:rsidRDefault="00DF2E20" w:rsidP="00DF2E20">
      <w:pPr>
        <w:pStyle w:val="SectionheaderBaker"/>
        <w:pBdr>
          <w:bottom w:val="single" w:sz="4" w:space="0" w:color="FFFFFF"/>
        </w:pBdr>
        <w:spacing w:line="360" w:lineRule="auto"/>
        <w:jc w:val="center"/>
        <w:rPr>
          <w:sz w:val="20"/>
          <w:szCs w:val="20"/>
        </w:rPr>
      </w:pPr>
      <w:r w:rsidRPr="00E732F7">
        <w:rPr>
          <w:sz w:val="20"/>
          <w:szCs w:val="20"/>
        </w:rPr>
        <w:lastRenderedPageBreak/>
        <w:t>VE/VCO2 Slope</w:t>
      </w:r>
    </w:p>
    <w:p w14:paraId="1D97383F" w14:textId="600858A4" w:rsidR="00DF2E20" w:rsidRPr="00E732F7" w:rsidRDefault="00DF2E20" w:rsidP="00DF2E20">
      <w:pPr>
        <w:pStyle w:val="BodytextBaker"/>
        <w:rPr>
          <w:sz w:val="20"/>
          <w:szCs w:val="20"/>
        </w:rPr>
      </w:pPr>
      <w:r w:rsidRPr="00E732F7">
        <w:rPr>
          <w:sz w:val="20"/>
          <w:szCs w:val="20"/>
        </w:rPr>
        <w:t>The calculation of ventilatory efficiency (VE/VCO</w:t>
      </w:r>
      <w:r w:rsidRPr="00E732F7">
        <w:rPr>
          <w:sz w:val="20"/>
          <w:szCs w:val="20"/>
          <w:vertAlign w:val="subscript"/>
        </w:rPr>
        <w:t>2</w:t>
      </w:r>
      <w:r w:rsidRPr="00E732F7">
        <w:rPr>
          <w:sz w:val="20"/>
          <w:szCs w:val="20"/>
        </w:rPr>
        <w:t xml:space="preserve"> slope) following a CPET is done using the </w:t>
      </w:r>
      <w:proofErr w:type="spellStart"/>
      <w:r w:rsidRPr="00E732F7">
        <w:rPr>
          <w:sz w:val="20"/>
          <w:szCs w:val="20"/>
        </w:rPr>
        <w:t>Vyntus</w:t>
      </w:r>
      <w:proofErr w:type="spellEnd"/>
      <w:r w:rsidRPr="00E732F7">
        <w:rPr>
          <w:sz w:val="20"/>
          <w:szCs w:val="20"/>
        </w:rPr>
        <w:t xml:space="preserve"> </w:t>
      </w:r>
      <w:proofErr w:type="spellStart"/>
      <w:r w:rsidRPr="00E732F7">
        <w:rPr>
          <w:sz w:val="20"/>
          <w:szCs w:val="20"/>
        </w:rPr>
        <w:t>SentrySuite</w:t>
      </w:r>
      <w:proofErr w:type="spellEnd"/>
      <w:r w:rsidRPr="00E732F7">
        <w:rPr>
          <w:sz w:val="20"/>
          <w:szCs w:val="20"/>
        </w:rPr>
        <w:t xml:space="preserve"> workflow dialogue.</w:t>
      </w:r>
    </w:p>
    <w:p w14:paraId="4D558188" w14:textId="5A922FA1" w:rsidR="00DF2E20" w:rsidRPr="00E732F7" w:rsidRDefault="00DF2E20" w:rsidP="00DF2E20">
      <w:pPr>
        <w:pStyle w:val="BodytextBaker"/>
        <w:numPr>
          <w:ilvl w:val="0"/>
          <w:numId w:val="25"/>
        </w:numPr>
        <w:rPr>
          <w:sz w:val="20"/>
          <w:szCs w:val="20"/>
        </w:rPr>
      </w:pPr>
      <w:r w:rsidRPr="00E732F7">
        <w:rPr>
          <w:sz w:val="20"/>
          <w:szCs w:val="20"/>
        </w:rPr>
        <w:t xml:space="preserve">Open post-test workflow and proceed to screen for VT3 (Figure </w:t>
      </w:r>
      <w:r w:rsidR="00E732F7">
        <w:rPr>
          <w:sz w:val="20"/>
          <w:szCs w:val="20"/>
        </w:rPr>
        <w:t>8</w:t>
      </w:r>
      <w:r w:rsidRPr="00E732F7">
        <w:rPr>
          <w:sz w:val="20"/>
          <w:szCs w:val="20"/>
        </w:rPr>
        <w:t>.)</w:t>
      </w:r>
    </w:p>
    <w:p w14:paraId="64572488" w14:textId="097D8C80" w:rsidR="00DF2E20" w:rsidRPr="00E732F7" w:rsidRDefault="000E6F5D" w:rsidP="00DF2E20">
      <w:pPr>
        <w:pStyle w:val="BodytextBaker"/>
        <w:numPr>
          <w:ilvl w:val="0"/>
          <w:numId w:val="25"/>
        </w:numPr>
        <w:rPr>
          <w:sz w:val="20"/>
          <w:szCs w:val="20"/>
        </w:rPr>
      </w:pPr>
      <w:r w:rsidRPr="00E732F7">
        <w:rPr>
          <w:noProof/>
          <w:sz w:val="20"/>
          <w:szCs w:val="20"/>
          <w:lang w:eastAsia="en-AU"/>
        </w:rPr>
        <w:drawing>
          <wp:anchor distT="0" distB="0" distL="114300" distR="114300" simplePos="0" relativeHeight="251661312" behindDoc="0" locked="0" layoutInCell="1" allowOverlap="1" wp14:anchorId="407E0FEF" wp14:editId="3D8F5A3C">
            <wp:simplePos x="0" y="0"/>
            <wp:positionH relativeFrom="margin">
              <wp:align>center</wp:align>
            </wp:positionH>
            <wp:positionV relativeFrom="paragraph">
              <wp:posOffset>269875</wp:posOffset>
            </wp:positionV>
            <wp:extent cx="4981575" cy="4058285"/>
            <wp:effectExtent l="0" t="0" r="9525" b="0"/>
            <wp:wrapTopAndBottom/>
            <wp:docPr id="2" name="Picture 2" descr="F:\CPET Backup\Determine VT3 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F:\CPET Backup\Determine VT3 1.JPG"/>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4981575" cy="405828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DF2E20" w:rsidRPr="00E732F7">
        <w:rPr>
          <w:sz w:val="20"/>
          <w:szCs w:val="20"/>
        </w:rPr>
        <w:t>Use the manual blue vertical line to mark VT3 (refer to ventilatory thresholds SOP for criteria).</w:t>
      </w:r>
    </w:p>
    <w:p w14:paraId="63A24E28" w14:textId="12B5F7CE" w:rsidR="00DF2E20" w:rsidRPr="00E732F7" w:rsidRDefault="00DF2E20" w:rsidP="000E6F5D">
      <w:pPr>
        <w:ind w:firstLine="720"/>
        <w:rPr>
          <w:rFonts w:cs="Arial"/>
          <w:sz w:val="20"/>
        </w:rPr>
      </w:pPr>
      <w:r w:rsidRPr="00E732F7">
        <w:rPr>
          <w:rFonts w:cs="Arial"/>
          <w:sz w:val="20"/>
        </w:rPr>
        <w:t xml:space="preserve">Figure </w:t>
      </w:r>
      <w:r w:rsidR="00E732F7">
        <w:rPr>
          <w:rFonts w:cs="Arial"/>
          <w:sz w:val="20"/>
        </w:rPr>
        <w:t>8</w:t>
      </w:r>
      <w:r w:rsidRPr="00E732F7">
        <w:rPr>
          <w:rFonts w:cs="Arial"/>
          <w:sz w:val="20"/>
        </w:rPr>
        <w:t xml:space="preserve">. </w:t>
      </w:r>
      <w:proofErr w:type="spellStart"/>
      <w:r w:rsidRPr="00E732F7">
        <w:rPr>
          <w:rFonts w:cs="Arial"/>
          <w:sz w:val="20"/>
        </w:rPr>
        <w:t>SentrySuite</w:t>
      </w:r>
      <w:proofErr w:type="spellEnd"/>
      <w:r w:rsidRPr="00E732F7">
        <w:rPr>
          <w:rFonts w:cs="Arial"/>
          <w:sz w:val="20"/>
        </w:rPr>
        <w:t xml:space="preserve"> post-test workflow: determination of VT3.</w:t>
      </w:r>
    </w:p>
    <w:p w14:paraId="193363D2" w14:textId="77777777" w:rsidR="000E6F5D" w:rsidRPr="00E732F7" w:rsidRDefault="000E6F5D" w:rsidP="000E6F5D">
      <w:pPr>
        <w:pStyle w:val="BodytextBaker"/>
        <w:ind w:left="720"/>
        <w:rPr>
          <w:sz w:val="20"/>
          <w:szCs w:val="20"/>
        </w:rPr>
      </w:pPr>
    </w:p>
    <w:p w14:paraId="6559FFEE" w14:textId="46595F20" w:rsidR="00DF2E20" w:rsidRPr="00E732F7" w:rsidRDefault="00DF2E20" w:rsidP="00DF2E20">
      <w:pPr>
        <w:pStyle w:val="BodytextBaker"/>
        <w:numPr>
          <w:ilvl w:val="0"/>
          <w:numId w:val="25"/>
        </w:numPr>
        <w:rPr>
          <w:sz w:val="20"/>
          <w:szCs w:val="20"/>
        </w:rPr>
      </w:pPr>
      <w:r w:rsidRPr="00E732F7">
        <w:rPr>
          <w:sz w:val="20"/>
          <w:szCs w:val="20"/>
        </w:rPr>
        <w:t xml:space="preserve">Upon having defined VT3 for the participant, return to ‘Slope Calculations 1’ tab (Figure </w:t>
      </w:r>
      <w:r w:rsidR="00E732F7">
        <w:rPr>
          <w:sz w:val="20"/>
          <w:szCs w:val="20"/>
        </w:rPr>
        <w:t>9</w:t>
      </w:r>
      <w:r w:rsidRPr="00E732F7">
        <w:rPr>
          <w:sz w:val="20"/>
          <w:szCs w:val="20"/>
        </w:rPr>
        <w:t xml:space="preserve">). </w:t>
      </w:r>
    </w:p>
    <w:p w14:paraId="70D5C3A9" w14:textId="77777777" w:rsidR="000E6F5D" w:rsidRPr="00E732F7" w:rsidRDefault="00DF2E20" w:rsidP="000E6F5D">
      <w:pPr>
        <w:pStyle w:val="BodytextBaker"/>
        <w:numPr>
          <w:ilvl w:val="1"/>
          <w:numId w:val="25"/>
        </w:numPr>
        <w:rPr>
          <w:sz w:val="20"/>
          <w:szCs w:val="20"/>
        </w:rPr>
      </w:pPr>
      <w:r w:rsidRPr="00E732F7">
        <w:rPr>
          <w:sz w:val="20"/>
          <w:szCs w:val="20"/>
        </w:rPr>
        <w:t>The top right figure shows the VE/VCO</w:t>
      </w:r>
      <w:r w:rsidRPr="00E732F7">
        <w:rPr>
          <w:sz w:val="20"/>
          <w:szCs w:val="20"/>
          <w:vertAlign w:val="subscript"/>
        </w:rPr>
        <w:t xml:space="preserve">2 </w:t>
      </w:r>
      <w:r w:rsidRPr="00E732F7">
        <w:rPr>
          <w:sz w:val="20"/>
          <w:szCs w:val="20"/>
        </w:rPr>
        <w:t xml:space="preserve">slope. </w:t>
      </w:r>
    </w:p>
    <w:p w14:paraId="5681D0A4" w14:textId="77777777" w:rsidR="000E6F5D" w:rsidRPr="00E732F7" w:rsidRDefault="00DF2E20" w:rsidP="000E6F5D">
      <w:pPr>
        <w:pStyle w:val="BodytextBaker"/>
        <w:numPr>
          <w:ilvl w:val="1"/>
          <w:numId w:val="25"/>
        </w:numPr>
        <w:rPr>
          <w:sz w:val="20"/>
          <w:szCs w:val="20"/>
        </w:rPr>
      </w:pPr>
      <w:r w:rsidRPr="00E732F7">
        <w:rPr>
          <w:sz w:val="20"/>
          <w:szCs w:val="20"/>
        </w:rPr>
        <w:t>Use the vertical lines to determine the field of calculation for the VE/VCO</w:t>
      </w:r>
      <w:r w:rsidRPr="00E732F7">
        <w:rPr>
          <w:sz w:val="20"/>
          <w:szCs w:val="20"/>
          <w:vertAlign w:val="subscript"/>
        </w:rPr>
        <w:t>2</w:t>
      </w:r>
      <w:r w:rsidRPr="00E732F7">
        <w:rPr>
          <w:sz w:val="20"/>
          <w:szCs w:val="20"/>
        </w:rPr>
        <w:t xml:space="preserve"> slope.</w:t>
      </w:r>
    </w:p>
    <w:p w14:paraId="50F1ACCC" w14:textId="77777777" w:rsidR="000E6F5D" w:rsidRPr="00E732F7" w:rsidRDefault="00DF2E20" w:rsidP="000E6F5D">
      <w:pPr>
        <w:pStyle w:val="BodytextBaker"/>
        <w:numPr>
          <w:ilvl w:val="1"/>
          <w:numId w:val="25"/>
        </w:numPr>
        <w:rPr>
          <w:sz w:val="20"/>
          <w:szCs w:val="20"/>
        </w:rPr>
      </w:pPr>
      <w:r w:rsidRPr="00E732F7">
        <w:rPr>
          <w:sz w:val="20"/>
          <w:szCs w:val="20"/>
        </w:rPr>
        <w:t>Lowest values usually included from end of warm-up; however, if participant has relatively poor exercise capacity, their VT3 occurs early in the test, and their VE/VCO</w:t>
      </w:r>
      <w:r w:rsidRPr="00E732F7">
        <w:rPr>
          <w:sz w:val="20"/>
          <w:szCs w:val="20"/>
          <w:vertAlign w:val="subscript"/>
        </w:rPr>
        <w:t>2</w:t>
      </w:r>
      <w:r w:rsidRPr="00E732F7">
        <w:rPr>
          <w:sz w:val="20"/>
          <w:szCs w:val="20"/>
        </w:rPr>
        <w:t xml:space="preserve"> slope is consistent from warm-up to VT3, the warm-up data can be included.</w:t>
      </w:r>
    </w:p>
    <w:p w14:paraId="6ED204E0" w14:textId="259D614E" w:rsidR="00DF2E20" w:rsidRPr="00E732F7" w:rsidRDefault="00DF2E20" w:rsidP="000E6F5D">
      <w:pPr>
        <w:pStyle w:val="BodytextBaker"/>
        <w:numPr>
          <w:ilvl w:val="1"/>
          <w:numId w:val="25"/>
        </w:numPr>
        <w:rPr>
          <w:sz w:val="20"/>
          <w:szCs w:val="20"/>
        </w:rPr>
      </w:pPr>
      <w:r w:rsidRPr="00E732F7">
        <w:rPr>
          <w:sz w:val="20"/>
          <w:szCs w:val="20"/>
        </w:rPr>
        <w:t>Highest values to be included are to VT3. Data points beyond VT3 should be excluded (unless you specifically choose to analyse and record VE/VCO</w:t>
      </w:r>
      <w:r w:rsidRPr="00E732F7">
        <w:rPr>
          <w:sz w:val="20"/>
          <w:szCs w:val="20"/>
          <w:vertAlign w:val="subscript"/>
        </w:rPr>
        <w:t>2</w:t>
      </w:r>
      <w:r w:rsidRPr="00E732F7">
        <w:rPr>
          <w:sz w:val="20"/>
          <w:szCs w:val="20"/>
        </w:rPr>
        <w:t xml:space="preserve"> slope for entire duration of exercise)</w:t>
      </w:r>
    </w:p>
    <w:p w14:paraId="6F55FD21" w14:textId="21AAABE7" w:rsidR="00DF2E20" w:rsidRPr="00E732F7" w:rsidRDefault="00E732F7" w:rsidP="00DF2E20">
      <w:pPr>
        <w:rPr>
          <w:rFonts w:cs="Arial"/>
          <w:sz w:val="20"/>
        </w:rPr>
      </w:pPr>
      <w:r w:rsidRPr="00E732F7">
        <w:rPr>
          <w:rFonts w:cs="Arial"/>
          <w:noProof/>
          <w:sz w:val="20"/>
        </w:rPr>
        <w:lastRenderedPageBreak/>
        <w:drawing>
          <wp:anchor distT="0" distB="0" distL="114300" distR="114300" simplePos="0" relativeHeight="251662336" behindDoc="0" locked="0" layoutInCell="1" allowOverlap="1" wp14:anchorId="1AA10E7C" wp14:editId="2B918A18">
            <wp:simplePos x="0" y="0"/>
            <wp:positionH relativeFrom="margin">
              <wp:align>center</wp:align>
            </wp:positionH>
            <wp:positionV relativeFrom="paragraph">
              <wp:posOffset>161925</wp:posOffset>
            </wp:positionV>
            <wp:extent cx="5029008" cy="4095750"/>
            <wp:effectExtent l="0" t="0" r="635" b="0"/>
            <wp:wrapTopAndBottom/>
            <wp:docPr id="5" name="Picture 5" descr="F:\CPET Backup\Determine VEVCO2 slope under slopes 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F:\CPET Backup\Determine VEVCO2 slope under slopes 2.JPG"/>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5029008" cy="4095750"/>
                    </a:xfrm>
                    <a:prstGeom prst="rect">
                      <a:avLst/>
                    </a:prstGeom>
                    <a:noFill/>
                    <a:ln>
                      <a:noFill/>
                    </a:ln>
                  </pic:spPr>
                </pic:pic>
              </a:graphicData>
            </a:graphic>
          </wp:anchor>
        </w:drawing>
      </w:r>
    </w:p>
    <w:p w14:paraId="1CFE26EB" w14:textId="28CF9DD5" w:rsidR="000E6F5D" w:rsidRPr="00E732F7" w:rsidRDefault="00DF2E20" w:rsidP="000E6F5D">
      <w:pPr>
        <w:ind w:firstLine="720"/>
        <w:rPr>
          <w:rFonts w:cs="Arial"/>
          <w:sz w:val="20"/>
        </w:rPr>
      </w:pPr>
      <w:r w:rsidRPr="00E732F7">
        <w:rPr>
          <w:rFonts w:cs="Arial"/>
          <w:sz w:val="20"/>
        </w:rPr>
        <w:t xml:space="preserve">Figure </w:t>
      </w:r>
      <w:r w:rsidR="00E732F7">
        <w:rPr>
          <w:rFonts w:cs="Arial"/>
          <w:sz w:val="20"/>
        </w:rPr>
        <w:t>9</w:t>
      </w:r>
      <w:r w:rsidRPr="00E732F7">
        <w:rPr>
          <w:rFonts w:cs="Arial"/>
          <w:sz w:val="20"/>
        </w:rPr>
        <w:t xml:space="preserve">. </w:t>
      </w:r>
      <w:proofErr w:type="spellStart"/>
      <w:r w:rsidRPr="00E732F7">
        <w:rPr>
          <w:rFonts w:cs="Arial"/>
          <w:sz w:val="20"/>
        </w:rPr>
        <w:t>SentrySuite</w:t>
      </w:r>
      <w:proofErr w:type="spellEnd"/>
      <w:r w:rsidRPr="00E732F7">
        <w:rPr>
          <w:rFonts w:cs="Arial"/>
          <w:sz w:val="20"/>
        </w:rPr>
        <w:t xml:space="preserve"> post-test workflow Slope Calculations 1; thresholds for data inclusion </w:t>
      </w:r>
    </w:p>
    <w:p w14:paraId="50DCD26C" w14:textId="5286EB4F" w:rsidR="00DF2E20" w:rsidRPr="00E732F7" w:rsidRDefault="00DF2E20" w:rsidP="000E6F5D">
      <w:pPr>
        <w:ind w:firstLine="720"/>
        <w:rPr>
          <w:rFonts w:cs="Arial"/>
          <w:sz w:val="20"/>
        </w:rPr>
      </w:pPr>
      <w:r w:rsidRPr="00E732F7">
        <w:rPr>
          <w:rFonts w:cs="Arial"/>
          <w:sz w:val="20"/>
        </w:rPr>
        <w:t>in VE/VCO</w:t>
      </w:r>
      <w:r w:rsidRPr="00E732F7">
        <w:rPr>
          <w:rFonts w:cs="Arial"/>
          <w:sz w:val="20"/>
          <w:vertAlign w:val="subscript"/>
        </w:rPr>
        <w:t>2</w:t>
      </w:r>
      <w:r w:rsidRPr="00E732F7">
        <w:rPr>
          <w:rFonts w:cs="Arial"/>
          <w:sz w:val="20"/>
        </w:rPr>
        <w:t xml:space="preserve"> slope calculation.</w:t>
      </w:r>
    </w:p>
    <w:p w14:paraId="428167C1" w14:textId="77777777" w:rsidR="00DF2E20" w:rsidRPr="00E732F7" w:rsidRDefault="00DF2E20" w:rsidP="00DF2E20">
      <w:pPr>
        <w:rPr>
          <w:rFonts w:cs="Arial"/>
          <w:sz w:val="20"/>
        </w:rPr>
      </w:pPr>
    </w:p>
    <w:p w14:paraId="79762DE1" w14:textId="77777777" w:rsidR="00DF2E20" w:rsidRPr="00E732F7" w:rsidRDefault="00DF2E20" w:rsidP="00DF2E20">
      <w:pPr>
        <w:rPr>
          <w:rFonts w:cs="Arial"/>
          <w:sz w:val="20"/>
        </w:rPr>
      </w:pPr>
    </w:p>
    <w:p w14:paraId="45CAF79D" w14:textId="01AC1958" w:rsidR="00DF2E20" w:rsidRPr="00E732F7" w:rsidRDefault="000E6F5D" w:rsidP="00DF2E20">
      <w:pPr>
        <w:pStyle w:val="ListParagraph"/>
        <w:numPr>
          <w:ilvl w:val="0"/>
          <w:numId w:val="25"/>
        </w:numPr>
        <w:spacing w:after="160" w:line="259" w:lineRule="auto"/>
        <w:contextualSpacing/>
        <w:rPr>
          <w:sz w:val="20"/>
          <w:szCs w:val="20"/>
        </w:rPr>
      </w:pPr>
      <w:r w:rsidRPr="00E732F7">
        <w:rPr>
          <w:noProof/>
          <w:sz w:val="20"/>
          <w:szCs w:val="20"/>
          <w:lang w:eastAsia="en-AU"/>
        </w:rPr>
        <w:drawing>
          <wp:anchor distT="0" distB="0" distL="114300" distR="114300" simplePos="0" relativeHeight="251663360" behindDoc="0" locked="0" layoutInCell="1" allowOverlap="1" wp14:anchorId="485924E3" wp14:editId="0A78A164">
            <wp:simplePos x="0" y="0"/>
            <wp:positionH relativeFrom="margin">
              <wp:align>center</wp:align>
            </wp:positionH>
            <wp:positionV relativeFrom="paragraph">
              <wp:posOffset>206375</wp:posOffset>
            </wp:positionV>
            <wp:extent cx="5135245" cy="794385"/>
            <wp:effectExtent l="0" t="0" r="8255" b="5715"/>
            <wp:wrapTopAndBottom/>
            <wp:docPr id="8" name="Picture 8" descr="F:\CPET Backup\Determine VEVCO2 slope under slopes 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F:\CPET Backup\Determine VEVCO2 slope under slopes 3.JPG"/>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135245" cy="79438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DF2E20" w:rsidRPr="00E732F7">
        <w:rPr>
          <w:sz w:val="20"/>
          <w:szCs w:val="20"/>
        </w:rPr>
        <w:t xml:space="preserve">Record the VE/VCO2 slope value from the Parameter table (Figure </w:t>
      </w:r>
      <w:r w:rsidR="00E732F7">
        <w:rPr>
          <w:sz w:val="20"/>
          <w:szCs w:val="20"/>
        </w:rPr>
        <w:t>10</w:t>
      </w:r>
      <w:r w:rsidR="00DF2E20" w:rsidRPr="00E732F7">
        <w:rPr>
          <w:sz w:val="20"/>
          <w:szCs w:val="20"/>
        </w:rPr>
        <w:t>).</w:t>
      </w:r>
    </w:p>
    <w:p w14:paraId="4DA0D7EC" w14:textId="4130FED5" w:rsidR="00DF2E20" w:rsidRPr="00E732F7" w:rsidRDefault="00DF2E20" w:rsidP="000E6F5D">
      <w:pPr>
        <w:ind w:firstLine="720"/>
        <w:rPr>
          <w:rFonts w:cs="Arial"/>
          <w:sz w:val="20"/>
        </w:rPr>
      </w:pPr>
      <w:r w:rsidRPr="00E732F7">
        <w:rPr>
          <w:rFonts w:cs="Arial"/>
          <w:noProof/>
          <w:sz w:val="20"/>
        </w:rPr>
        <mc:AlternateContent>
          <mc:Choice Requires="wps">
            <w:drawing>
              <wp:anchor distT="0" distB="0" distL="114300" distR="114300" simplePos="0" relativeHeight="251660288" behindDoc="0" locked="0" layoutInCell="1" allowOverlap="1" wp14:anchorId="5C3D093F" wp14:editId="2C989F76">
                <wp:simplePos x="0" y="0"/>
                <wp:positionH relativeFrom="column">
                  <wp:posOffset>2120580</wp:posOffset>
                </wp:positionH>
                <wp:positionV relativeFrom="paragraph">
                  <wp:posOffset>439206</wp:posOffset>
                </wp:positionV>
                <wp:extent cx="410885" cy="129309"/>
                <wp:effectExtent l="0" t="0" r="27305" b="23495"/>
                <wp:wrapNone/>
                <wp:docPr id="16" name="Freeform 16"/>
                <wp:cNvGraphicFramePr/>
                <a:graphic xmlns:a="http://schemas.openxmlformats.org/drawingml/2006/main">
                  <a:graphicData uri="http://schemas.microsoft.com/office/word/2010/wordprocessingShape">
                    <wps:wsp>
                      <wps:cNvSpPr/>
                      <wps:spPr>
                        <a:xfrm>
                          <a:off x="0" y="0"/>
                          <a:ext cx="410885" cy="129309"/>
                        </a:xfrm>
                        <a:custGeom>
                          <a:avLst/>
                          <a:gdLst>
                            <a:gd name="connsiteX0" fmla="*/ 24743 w 410885"/>
                            <a:gd name="connsiteY0" fmla="*/ 9202 h 129309"/>
                            <a:gd name="connsiteX1" fmla="*/ 29767 w 410885"/>
                            <a:gd name="connsiteY1" fmla="*/ 124758 h 129309"/>
                            <a:gd name="connsiteX2" fmla="*/ 69961 w 410885"/>
                            <a:gd name="connsiteY2" fmla="*/ 119734 h 129309"/>
                            <a:gd name="connsiteX3" fmla="*/ 406580 w 410885"/>
                            <a:gd name="connsiteY3" fmla="*/ 114709 h 129309"/>
                            <a:gd name="connsiteX4" fmla="*/ 401556 w 410885"/>
                            <a:gd name="connsiteY4" fmla="*/ 14226 h 129309"/>
                            <a:gd name="connsiteX5" fmla="*/ 336242 w 410885"/>
                            <a:gd name="connsiteY5" fmla="*/ 9202 h 129309"/>
                            <a:gd name="connsiteX6" fmla="*/ 24743 w 410885"/>
                            <a:gd name="connsiteY6" fmla="*/ 9202 h 129309"/>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Lst>
                          <a:rect l="l" t="t" r="r" b="b"/>
                          <a:pathLst>
                            <a:path w="410885" h="129309">
                              <a:moveTo>
                                <a:pt x="24743" y="9202"/>
                              </a:moveTo>
                              <a:cubicBezTo>
                                <a:pt x="-26336" y="28461"/>
                                <a:pt x="15169" y="89074"/>
                                <a:pt x="29767" y="124758"/>
                              </a:cubicBezTo>
                              <a:cubicBezTo>
                                <a:pt x="34879" y="137255"/>
                                <a:pt x="56464" y="120094"/>
                                <a:pt x="69961" y="119734"/>
                              </a:cubicBezTo>
                              <a:cubicBezTo>
                                <a:pt x="182140" y="116742"/>
                                <a:pt x="294374" y="116384"/>
                                <a:pt x="406580" y="114709"/>
                              </a:cubicBezTo>
                              <a:cubicBezTo>
                                <a:pt x="404905" y="81215"/>
                                <a:pt x="420159" y="42130"/>
                                <a:pt x="401556" y="14226"/>
                              </a:cubicBezTo>
                              <a:cubicBezTo>
                                <a:pt x="389444" y="-3942"/>
                                <a:pt x="358069" y="9808"/>
                                <a:pt x="336242" y="9202"/>
                              </a:cubicBezTo>
                              <a:cubicBezTo>
                                <a:pt x="237457" y="6458"/>
                                <a:pt x="75822" y="-10057"/>
                                <a:pt x="24743" y="9202"/>
                              </a:cubicBezTo>
                              <a:close/>
                            </a:path>
                          </a:pathLst>
                        </a:cu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w16du="http://schemas.microsoft.com/office/word/2023/wordml/word16du">
            <w:pict>
              <v:shape w14:anchorId="1A8F90AA" id="Freeform 16" o:spid="_x0000_s1026" style="position:absolute;margin-left:166.95pt;margin-top:34.6pt;width:32.35pt;height:10.2pt;z-index:251660288;visibility:visible;mso-wrap-style:square;mso-wrap-distance-left:9pt;mso-wrap-distance-top:0;mso-wrap-distance-right:9pt;mso-wrap-distance-bottom:0;mso-position-horizontal:absolute;mso-position-horizontal-relative:text;mso-position-vertical:absolute;mso-position-vertical-relative:text;v-text-anchor:middle" coordsize="410885,12930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" path="m24743,9202v-51079,19259,-9574,79872,5024,115556c34879,137255,56464,120094,69961,119734v112179,-2992,224413,-3350,336619,-5025c404905,81215,420159,42130,401556,14226,389444,-3942,358069,9808,336242,9202,237457,6458,75822,-10057,24743,9202xe" filled="f" strokecolor="red" strokeweight="1pt">
                <v:stroke joinstyle="miter"/>
                <v:path arrowok="t" o:connecttype="custom" o:connectlocs="24743,9202;29767,124758;69961,119734;406580,114709;401556,14226;336242,9202;24743,9202" o:connectangles="0,0,0,0,0,0,0"/>
              </v:shape>
            </w:pict>
          </mc:Fallback>
        </mc:AlternateContent>
      </w:r>
      <w:r w:rsidRPr="00E732F7">
        <w:rPr>
          <w:rFonts w:cs="Arial"/>
          <w:sz w:val="20"/>
        </w:rPr>
        <w:t xml:space="preserve">Figure </w:t>
      </w:r>
      <w:r w:rsidR="00E732F7">
        <w:rPr>
          <w:rFonts w:cs="Arial"/>
          <w:sz w:val="20"/>
        </w:rPr>
        <w:t>10</w:t>
      </w:r>
      <w:r w:rsidRPr="00E732F7">
        <w:rPr>
          <w:rFonts w:cs="Arial"/>
          <w:sz w:val="20"/>
        </w:rPr>
        <w:t>. Recording the VE/VCO</w:t>
      </w:r>
      <w:r w:rsidRPr="00E732F7">
        <w:rPr>
          <w:rFonts w:cs="Arial"/>
          <w:sz w:val="20"/>
          <w:vertAlign w:val="subscript"/>
        </w:rPr>
        <w:t>2</w:t>
      </w:r>
      <w:r w:rsidRPr="00E732F7">
        <w:rPr>
          <w:rFonts w:cs="Arial"/>
          <w:sz w:val="20"/>
        </w:rPr>
        <w:t xml:space="preserve"> slope value from the parameter table.</w:t>
      </w:r>
    </w:p>
    <w:p w14:paraId="56FFE29C" w14:textId="2E885DAA" w:rsidR="00DF2E20" w:rsidRPr="00E732F7" w:rsidRDefault="00DF2E20" w:rsidP="00DF2E20">
      <w:pPr>
        <w:tabs>
          <w:tab w:val="left" w:pos="3375"/>
        </w:tabs>
        <w:rPr>
          <w:rFonts w:cs="Arial"/>
          <w:sz w:val="20"/>
          <w:lang w:eastAsia="en-US"/>
        </w:rPr>
      </w:pPr>
    </w:p>
    <w:sectPr w:rsidR="00DF2E20" w:rsidRPr="00E732F7" w:rsidSect="00BE3A66">
      <w:footerReference w:type="default" r:id="rId24"/>
      <w:headerReference w:type="first" r:id="rId25"/>
      <w:footerReference w:type="first" r:id="rId26"/>
      <w:pgSz w:w="11899" w:h="16838" w:code="9"/>
      <w:pgMar w:top="1535" w:right="1440" w:bottom="1276" w:left="1440" w:header="709" w:footer="673" w:gutter="0"/>
      <w:cols w:space="708"/>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306D671" w14:textId="77777777" w:rsidR="00337640" w:rsidRDefault="00337640">
      <w:r>
        <w:separator/>
      </w:r>
    </w:p>
  </w:endnote>
  <w:endnote w:type="continuationSeparator" w:id="0">
    <w:p w14:paraId="7FBA7ED1" w14:textId="77777777" w:rsidR="00337640" w:rsidRDefault="0033764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ordia New">
    <w:panose1 w:val="020B0304020202020204"/>
    <w:charset w:val="DE"/>
    <w:family w:val="swiss"/>
    <w:pitch w:val="variable"/>
    <w:sig w:usb0="81000003" w:usb1="00000000" w:usb2="00000000" w:usb3="00000000" w:csb0="00010001" w:csb1="00000000"/>
  </w:font>
  <w:font w:name="Times">
    <w:panose1 w:val="02020603050405020304"/>
    <w:charset w:val="00"/>
    <w:family w:val="roman"/>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000247B" w:usb2="00000009" w:usb3="00000000" w:csb0="000001FF" w:csb1="00000000"/>
  </w:font>
  <w:font w:name="Angsana New">
    <w:panose1 w:val="02020603050405020304"/>
    <w:charset w:val="DE"/>
    <w:family w:val="roman"/>
    <w:pitch w:val="variable"/>
    <w:sig w:usb0="81000003" w:usb1="00000000" w:usb2="00000000" w:usb3="00000000" w:csb0="0001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9131B31" w14:textId="08083F8F" w:rsidR="00780460" w:rsidRPr="00540B31" w:rsidRDefault="00E732F7" w:rsidP="00372DC8">
    <w:pPr>
      <w:pStyle w:val="Footer"/>
    </w:pPr>
    <w:r>
      <w:t>CPET Analysis</w:t>
    </w:r>
    <w:r w:rsidR="00845908">
      <w:t xml:space="preserve"> SOP </w:t>
    </w:r>
    <w:r w:rsidR="00BF168F">
      <w:t>V1.1</w:t>
    </w:r>
    <w:r w:rsidR="00845908">
      <w:t xml:space="preserve"> </w:t>
    </w:r>
    <w:r w:rsidR="00BF168F">
      <w:t>30/06</w:t>
    </w:r>
    <w:r w:rsidR="00845908">
      <w:t>/2023</w:t>
    </w:r>
    <w:r w:rsidR="00694EE1" w:rsidRPr="00540B31">
      <w:tab/>
    </w:r>
    <w:r w:rsidR="00F479BA">
      <w:t xml:space="preserve">Page </w:t>
    </w:r>
    <w:r w:rsidR="00F479BA">
      <w:fldChar w:fldCharType="begin"/>
    </w:r>
    <w:r w:rsidR="00F479BA">
      <w:instrText xml:space="preserve"> PAGE  \* Arabic  \* MERGEFORMAT </w:instrText>
    </w:r>
    <w:r w:rsidR="00F479BA">
      <w:fldChar w:fldCharType="separate"/>
    </w:r>
    <w:r w:rsidR="00F64B6D">
      <w:rPr>
        <w:noProof/>
      </w:rPr>
      <w:t>2</w:t>
    </w:r>
    <w:r w:rsidR="00F479BA">
      <w:fldChar w:fldCharType="end"/>
    </w:r>
    <w:r w:rsidR="00F479BA">
      <w:t xml:space="preserve"> of </w:t>
    </w:r>
    <w:r w:rsidR="006C291B">
      <w:rPr>
        <w:noProof/>
      </w:rPr>
      <w:fldChar w:fldCharType="begin"/>
    </w:r>
    <w:r w:rsidR="006C291B">
      <w:rPr>
        <w:noProof/>
      </w:rPr>
      <w:instrText xml:space="preserve"> NUMPAGES  \* Arabic  \* MERGEFORMAT </w:instrText>
    </w:r>
    <w:r w:rsidR="006C291B">
      <w:rPr>
        <w:noProof/>
      </w:rPr>
      <w:fldChar w:fldCharType="separate"/>
    </w:r>
    <w:r w:rsidR="00F64B6D">
      <w:rPr>
        <w:noProof/>
      </w:rPr>
      <w:t>2</w:t>
    </w:r>
    <w:r w:rsidR="006C291B">
      <w:rPr>
        <w:noProof/>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7AB4442" w14:textId="39A88CFA" w:rsidR="00BE3A66" w:rsidRPr="00BE3A66" w:rsidRDefault="0072568C" w:rsidP="00372DC8">
    <w:pPr>
      <w:pStyle w:val="Footer"/>
    </w:pPr>
    <w:r>
      <w:t>Spirometry</w:t>
    </w:r>
    <w:r w:rsidR="001427C2">
      <w:t xml:space="preserve"> SOP</w:t>
    </w:r>
    <w:r w:rsidR="00E74D82">
      <w:t xml:space="preserve"> </w:t>
    </w:r>
    <w:r>
      <w:t>V1</w:t>
    </w:r>
    <w:r w:rsidR="00BF168F">
      <w:t>.1</w:t>
    </w:r>
    <w:r>
      <w:t xml:space="preserve"> </w:t>
    </w:r>
    <w:r w:rsidR="00BF168F">
      <w:t>30/06</w:t>
    </w:r>
    <w:r w:rsidR="00E74D82">
      <w:t>/2023</w:t>
    </w:r>
    <w:r w:rsidR="00BE3A66" w:rsidRPr="00694EE1">
      <w:tab/>
    </w:r>
    <w:r w:rsidR="00540B31">
      <w:t xml:space="preserve">Page </w:t>
    </w:r>
    <w:r w:rsidR="00F479BA">
      <w:fldChar w:fldCharType="begin"/>
    </w:r>
    <w:r w:rsidR="00F479BA">
      <w:instrText xml:space="preserve"> PAGE  \* Arabic  \* MERGEFORMAT </w:instrText>
    </w:r>
    <w:r w:rsidR="00F479BA">
      <w:fldChar w:fldCharType="separate"/>
    </w:r>
    <w:r w:rsidR="00F64B6D">
      <w:rPr>
        <w:noProof/>
      </w:rPr>
      <w:t>1</w:t>
    </w:r>
    <w:r w:rsidR="00F479BA">
      <w:fldChar w:fldCharType="end"/>
    </w:r>
    <w:r w:rsidR="00540B31">
      <w:t xml:space="preserve"> of </w:t>
    </w:r>
    <w:r w:rsidR="00530445">
      <w:rPr>
        <w:noProof/>
      </w:rPr>
      <w:fldChar w:fldCharType="begin"/>
    </w:r>
    <w:r w:rsidR="00530445">
      <w:rPr>
        <w:noProof/>
      </w:rPr>
      <w:instrText xml:space="preserve"> NUMPAGES  \* Arabic  \* MERGEFORMAT </w:instrText>
    </w:r>
    <w:r w:rsidR="00530445">
      <w:rPr>
        <w:noProof/>
      </w:rPr>
      <w:fldChar w:fldCharType="separate"/>
    </w:r>
    <w:r w:rsidR="00F64B6D">
      <w:rPr>
        <w:noProof/>
      </w:rPr>
      <w:t>2</w:t>
    </w:r>
    <w:r w:rsidR="00530445">
      <w:rPr>
        <w:noProof/>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7EC92CF" w14:textId="77777777" w:rsidR="00337640" w:rsidRDefault="00337640">
      <w:r>
        <w:separator/>
      </w:r>
    </w:p>
  </w:footnote>
  <w:footnote w:type="continuationSeparator" w:id="0">
    <w:p w14:paraId="1F0ACEFE" w14:textId="77777777" w:rsidR="00337640" w:rsidRDefault="0033764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0E702CC" w14:textId="77777777" w:rsidR="00BE3A66" w:rsidRDefault="00803186" w:rsidP="00980261">
    <w:pPr>
      <w:pStyle w:val="BodytextBaker"/>
    </w:pPr>
    <w:r>
      <w:rPr>
        <w:noProof/>
        <w:lang w:eastAsia="en-AU"/>
      </w:rPr>
      <w:drawing>
        <wp:anchor distT="0" distB="0" distL="114300" distR="114300" simplePos="0" relativeHeight="251657728" behindDoc="1" locked="0" layoutInCell="1" allowOverlap="1" wp14:anchorId="56FA59E1" wp14:editId="5D56DEB5">
          <wp:simplePos x="0" y="0"/>
          <wp:positionH relativeFrom="column">
            <wp:posOffset>3493135</wp:posOffset>
          </wp:positionH>
          <wp:positionV relativeFrom="paragraph">
            <wp:posOffset>-290830</wp:posOffset>
          </wp:positionV>
          <wp:extent cx="2767330" cy="1336040"/>
          <wp:effectExtent l="0" t="0" r="0" b="0"/>
          <wp:wrapNone/>
          <wp:docPr id="25" name="Picture 25" descr="Baker-logo_Landscape_colour(RG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descr="Baker-logo_Landscape_colour(RGB)"/>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767330" cy="1336040"/>
                  </a:xfrm>
                  <a:prstGeom prst="rect">
                    <a:avLst/>
                  </a:prstGeom>
                  <a:noFill/>
                </pic:spPr>
              </pic:pic>
            </a:graphicData>
          </a:graphic>
          <wp14:sizeRelH relativeFrom="page">
            <wp14:pctWidth>0</wp14:pctWidth>
          </wp14:sizeRelH>
          <wp14:sizeRelV relativeFrom="page">
            <wp14:pctHeight>0</wp14:pctHeight>
          </wp14:sizeRelV>
        </wp:anchor>
      </w:drawing>
    </w:r>
  </w:p>
  <w:p w14:paraId="0962FDA4" w14:textId="77777777" w:rsidR="00780460" w:rsidRDefault="00780460" w:rsidP="00980261">
    <w:pPr>
      <w:pStyle w:val="BodytextBaker"/>
    </w:pPr>
  </w:p>
  <w:p w14:paraId="35A93287" w14:textId="77777777" w:rsidR="00A85871" w:rsidRDefault="00A85871" w:rsidP="00980261">
    <w:pPr>
      <w:pStyle w:val="BodytextBak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C145FF"/>
    <w:multiLevelType w:val="hybridMultilevel"/>
    <w:tmpl w:val="CEDA07EE"/>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 w15:restartNumberingAfterBreak="0">
    <w:nsid w:val="0A994602"/>
    <w:multiLevelType w:val="hybridMultilevel"/>
    <w:tmpl w:val="6428EE68"/>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 w15:restartNumberingAfterBreak="0">
    <w:nsid w:val="0DC85BC9"/>
    <w:multiLevelType w:val="hybridMultilevel"/>
    <w:tmpl w:val="3446CFF0"/>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3" w15:restartNumberingAfterBreak="0">
    <w:nsid w:val="0E01753D"/>
    <w:multiLevelType w:val="hybridMultilevel"/>
    <w:tmpl w:val="DDACCEF8"/>
    <w:lvl w:ilvl="0" w:tplc="0C09000F">
      <w:start w:val="1"/>
      <w:numFmt w:val="decimal"/>
      <w:lvlText w:val="%1."/>
      <w:lvlJc w:val="left"/>
      <w:pPr>
        <w:ind w:left="360" w:hanging="360"/>
      </w:p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4" w15:restartNumberingAfterBreak="0">
    <w:nsid w:val="0F963333"/>
    <w:multiLevelType w:val="hybridMultilevel"/>
    <w:tmpl w:val="BBBCB586"/>
    <w:lvl w:ilvl="0" w:tplc="5F523FC6">
      <w:start w:val="1"/>
      <w:numFmt w:val="decimal"/>
      <w:pStyle w:val="Heading1"/>
      <w:lvlText w:val="%1."/>
      <w:lvlJc w:val="left"/>
      <w:pPr>
        <w:ind w:left="360" w:hanging="360"/>
      </w:p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5" w15:restartNumberingAfterBreak="0">
    <w:nsid w:val="15F45AFD"/>
    <w:multiLevelType w:val="hybridMultilevel"/>
    <w:tmpl w:val="2D66F2F0"/>
    <w:lvl w:ilvl="0" w:tplc="527CEF70">
      <w:start w:val="75"/>
      <w:numFmt w:val="bullet"/>
      <w:lvlText w:val="-"/>
      <w:lvlJc w:val="left"/>
      <w:pPr>
        <w:ind w:left="720" w:hanging="360"/>
      </w:pPr>
      <w:rPr>
        <w:rFonts w:ascii="Times New Roman" w:eastAsiaTheme="minorHAnsi" w:hAnsi="Times New Roman" w:cs="Times New Roman" w:hint="default"/>
      </w:rPr>
    </w:lvl>
    <w:lvl w:ilvl="1" w:tplc="0C090003">
      <w:start w:val="1"/>
      <w:numFmt w:val="bullet"/>
      <w:lvlText w:val="o"/>
      <w:lvlJc w:val="left"/>
      <w:pPr>
        <w:ind w:left="1440" w:hanging="360"/>
      </w:pPr>
      <w:rPr>
        <w:rFonts w:ascii="Courier New" w:hAnsi="Courier New" w:cs="Courier New" w:hint="default"/>
      </w:rPr>
    </w:lvl>
    <w:lvl w:ilvl="2" w:tplc="0C090005">
      <w:start w:val="1"/>
      <w:numFmt w:val="bullet"/>
      <w:lvlText w:val=""/>
      <w:lvlJc w:val="left"/>
      <w:pPr>
        <w:ind w:left="2160" w:hanging="360"/>
      </w:pPr>
      <w:rPr>
        <w:rFonts w:ascii="Wingdings" w:hAnsi="Wingdings" w:hint="default"/>
      </w:rPr>
    </w:lvl>
    <w:lvl w:ilvl="3" w:tplc="0C09000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6" w15:restartNumberingAfterBreak="0">
    <w:nsid w:val="1AF55CA3"/>
    <w:multiLevelType w:val="hybridMultilevel"/>
    <w:tmpl w:val="DDE2AC7C"/>
    <w:lvl w:ilvl="0" w:tplc="0C09000F">
      <w:start w:val="1"/>
      <w:numFmt w:val="decimal"/>
      <w:lvlText w:val="%1."/>
      <w:lvlJc w:val="left"/>
      <w:pPr>
        <w:ind w:left="720" w:hanging="360"/>
      </w:pPr>
      <w:rPr>
        <w:rFonts w:ascii="Times New Roman" w:hAnsi="Times New Roman"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7" w15:restartNumberingAfterBreak="0">
    <w:nsid w:val="22D8794C"/>
    <w:multiLevelType w:val="hybridMultilevel"/>
    <w:tmpl w:val="19EE1CA4"/>
    <w:lvl w:ilvl="0" w:tplc="0C09000F">
      <w:start w:val="1"/>
      <w:numFmt w:val="decimal"/>
      <w:lvlText w:val="%1."/>
      <w:lvlJc w:val="left"/>
      <w:pPr>
        <w:ind w:left="360" w:hanging="360"/>
      </w:pPr>
    </w:lvl>
    <w:lvl w:ilvl="1" w:tplc="0C090019">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8" w15:restartNumberingAfterBreak="0">
    <w:nsid w:val="26C22CE0"/>
    <w:multiLevelType w:val="hybridMultilevel"/>
    <w:tmpl w:val="416C48B8"/>
    <w:lvl w:ilvl="0" w:tplc="26865F08">
      <w:start w:val="1"/>
      <w:numFmt w:val="bullet"/>
      <w:pStyle w:val="Listparagraph2Baker"/>
      <w:lvlText w:val="•"/>
      <w:lvlJc w:val="left"/>
      <w:pPr>
        <w:ind w:left="1440" w:hanging="360"/>
      </w:pPr>
      <w:rPr>
        <w:rFonts w:ascii="Times New Roman" w:hAnsi="Times New Roman" w:hint="default"/>
      </w:rPr>
    </w:lvl>
    <w:lvl w:ilvl="1" w:tplc="04090003" w:tentative="1">
      <w:start w:val="1"/>
      <w:numFmt w:val="bullet"/>
      <w:lvlText w:val="o"/>
      <w:lvlJc w:val="left"/>
      <w:pPr>
        <w:ind w:left="2160" w:hanging="360"/>
      </w:pPr>
      <w:rPr>
        <w:rFonts w:ascii="Courier New" w:hAnsi="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9" w15:restartNumberingAfterBreak="0">
    <w:nsid w:val="345A1DD0"/>
    <w:multiLevelType w:val="hybridMultilevel"/>
    <w:tmpl w:val="93802C24"/>
    <w:lvl w:ilvl="0" w:tplc="E822E66E">
      <w:start w:val="1"/>
      <w:numFmt w:val="decimal"/>
      <w:lvlText w:val="%1."/>
      <w:lvlJc w:val="left"/>
      <w:pPr>
        <w:ind w:left="720" w:hanging="360"/>
      </w:pPr>
      <w:rPr>
        <w:rFonts w:ascii="Arial" w:eastAsia="Calibri" w:hAnsi="Arial" w:cs="Arial"/>
      </w:rPr>
    </w:lvl>
    <w:lvl w:ilvl="1" w:tplc="0C090019">
      <w:start w:val="1"/>
      <w:numFmt w:val="lowerLetter"/>
      <w:lvlText w:val="%2."/>
      <w:lvlJc w:val="left"/>
      <w:pPr>
        <w:ind w:left="1440" w:hanging="360"/>
      </w:pPr>
    </w:lvl>
    <w:lvl w:ilvl="2" w:tplc="0C09001B">
      <w:start w:val="1"/>
      <w:numFmt w:val="lowerRoman"/>
      <w:lvlText w:val="%3."/>
      <w:lvlJc w:val="right"/>
      <w:pPr>
        <w:ind w:left="2160" w:hanging="180"/>
      </w:pPr>
    </w:lvl>
    <w:lvl w:ilvl="3" w:tplc="0C09000F">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0" w15:restartNumberingAfterBreak="0">
    <w:nsid w:val="3AEF1635"/>
    <w:multiLevelType w:val="hybridMultilevel"/>
    <w:tmpl w:val="D30295E4"/>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1" w15:restartNumberingAfterBreak="0">
    <w:nsid w:val="3B916965"/>
    <w:multiLevelType w:val="hybridMultilevel"/>
    <w:tmpl w:val="C282AF5E"/>
    <w:lvl w:ilvl="0" w:tplc="1C8CA90C">
      <w:numFmt w:val="bullet"/>
      <w:lvlText w:val="-"/>
      <w:lvlJc w:val="left"/>
      <w:pPr>
        <w:ind w:left="360" w:hanging="360"/>
      </w:pPr>
      <w:rPr>
        <w:rFonts w:ascii="Arial" w:eastAsia="Calibri" w:hAnsi="Arial" w:cs="Aria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47357B7F"/>
    <w:multiLevelType w:val="hybridMultilevel"/>
    <w:tmpl w:val="F6409712"/>
    <w:lvl w:ilvl="0" w:tplc="527CEF70">
      <w:start w:val="75"/>
      <w:numFmt w:val="bullet"/>
      <w:lvlText w:val="-"/>
      <w:lvlJc w:val="left"/>
      <w:pPr>
        <w:ind w:left="720" w:hanging="360"/>
      </w:pPr>
      <w:rPr>
        <w:rFonts w:ascii="Times New Roman" w:eastAsiaTheme="minorHAnsi" w:hAnsi="Times New Roman" w:cs="Times New Roman"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3" w15:restartNumberingAfterBreak="0">
    <w:nsid w:val="498963B9"/>
    <w:multiLevelType w:val="hybridMultilevel"/>
    <w:tmpl w:val="D60C0714"/>
    <w:lvl w:ilvl="0" w:tplc="527CEF70">
      <w:start w:val="75"/>
      <w:numFmt w:val="bullet"/>
      <w:lvlText w:val="-"/>
      <w:lvlJc w:val="left"/>
      <w:pPr>
        <w:ind w:left="360" w:hanging="360"/>
      </w:pPr>
      <w:rPr>
        <w:rFonts w:ascii="Times New Roman" w:eastAsiaTheme="minorHAnsi" w:hAnsi="Times New Roman" w:cs="Times New Roman"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14" w15:restartNumberingAfterBreak="0">
    <w:nsid w:val="51777E40"/>
    <w:multiLevelType w:val="hybridMultilevel"/>
    <w:tmpl w:val="BD3E69BE"/>
    <w:lvl w:ilvl="0" w:tplc="250E0AF0">
      <w:start w:val="1"/>
      <w:numFmt w:val="bullet"/>
      <w:lvlText w:val="-"/>
      <w:lvlJc w:val="left"/>
      <w:pPr>
        <w:ind w:left="720" w:hanging="360"/>
      </w:pPr>
      <w:rPr>
        <w:rFonts w:ascii="Arial" w:eastAsia="Calibri" w:hAnsi="Arial" w:cs="Arial" w:hint="default"/>
      </w:rPr>
    </w:lvl>
    <w:lvl w:ilvl="1" w:tplc="0C090003">
      <w:start w:val="1"/>
      <w:numFmt w:val="bullet"/>
      <w:lvlText w:val="o"/>
      <w:lvlJc w:val="left"/>
      <w:pPr>
        <w:ind w:left="1440" w:hanging="360"/>
      </w:pPr>
      <w:rPr>
        <w:rFonts w:ascii="Courier New" w:hAnsi="Courier New" w:cs="Courier New" w:hint="default"/>
      </w:rPr>
    </w:lvl>
    <w:lvl w:ilvl="2" w:tplc="0C090005">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5" w15:restartNumberingAfterBreak="0">
    <w:nsid w:val="5881031F"/>
    <w:multiLevelType w:val="hybridMultilevel"/>
    <w:tmpl w:val="0ECADADA"/>
    <w:lvl w:ilvl="0" w:tplc="7190013E">
      <w:start w:val="1"/>
      <w:numFmt w:val="bullet"/>
      <w:pStyle w:val="ListParagraph"/>
      <w:lvlText w:val=""/>
      <w:lvlJc w:val="left"/>
      <w:pPr>
        <w:ind w:left="765" w:hanging="360"/>
      </w:pPr>
      <w:rPr>
        <w:rFonts w:ascii="Wingdings" w:hAnsi="Wingdings" w:hint="default"/>
      </w:rPr>
    </w:lvl>
    <w:lvl w:ilvl="1" w:tplc="0C090003" w:tentative="1">
      <w:start w:val="1"/>
      <w:numFmt w:val="bullet"/>
      <w:lvlText w:val="o"/>
      <w:lvlJc w:val="left"/>
      <w:pPr>
        <w:ind w:left="1485" w:hanging="360"/>
      </w:pPr>
      <w:rPr>
        <w:rFonts w:ascii="Courier New" w:hAnsi="Courier New" w:cs="Courier New" w:hint="default"/>
      </w:rPr>
    </w:lvl>
    <w:lvl w:ilvl="2" w:tplc="0C090005" w:tentative="1">
      <w:start w:val="1"/>
      <w:numFmt w:val="bullet"/>
      <w:lvlText w:val=""/>
      <w:lvlJc w:val="left"/>
      <w:pPr>
        <w:ind w:left="2205" w:hanging="360"/>
      </w:pPr>
      <w:rPr>
        <w:rFonts w:ascii="Wingdings" w:hAnsi="Wingdings" w:hint="default"/>
      </w:rPr>
    </w:lvl>
    <w:lvl w:ilvl="3" w:tplc="0C090001" w:tentative="1">
      <w:start w:val="1"/>
      <w:numFmt w:val="bullet"/>
      <w:lvlText w:val=""/>
      <w:lvlJc w:val="left"/>
      <w:pPr>
        <w:ind w:left="2925" w:hanging="360"/>
      </w:pPr>
      <w:rPr>
        <w:rFonts w:ascii="Symbol" w:hAnsi="Symbol" w:hint="default"/>
      </w:rPr>
    </w:lvl>
    <w:lvl w:ilvl="4" w:tplc="0C090003" w:tentative="1">
      <w:start w:val="1"/>
      <w:numFmt w:val="bullet"/>
      <w:lvlText w:val="o"/>
      <w:lvlJc w:val="left"/>
      <w:pPr>
        <w:ind w:left="3645" w:hanging="360"/>
      </w:pPr>
      <w:rPr>
        <w:rFonts w:ascii="Courier New" w:hAnsi="Courier New" w:cs="Courier New" w:hint="default"/>
      </w:rPr>
    </w:lvl>
    <w:lvl w:ilvl="5" w:tplc="0C090005" w:tentative="1">
      <w:start w:val="1"/>
      <w:numFmt w:val="bullet"/>
      <w:lvlText w:val=""/>
      <w:lvlJc w:val="left"/>
      <w:pPr>
        <w:ind w:left="4365" w:hanging="360"/>
      </w:pPr>
      <w:rPr>
        <w:rFonts w:ascii="Wingdings" w:hAnsi="Wingdings" w:hint="default"/>
      </w:rPr>
    </w:lvl>
    <w:lvl w:ilvl="6" w:tplc="0C090001" w:tentative="1">
      <w:start w:val="1"/>
      <w:numFmt w:val="bullet"/>
      <w:lvlText w:val=""/>
      <w:lvlJc w:val="left"/>
      <w:pPr>
        <w:ind w:left="5085" w:hanging="360"/>
      </w:pPr>
      <w:rPr>
        <w:rFonts w:ascii="Symbol" w:hAnsi="Symbol" w:hint="default"/>
      </w:rPr>
    </w:lvl>
    <w:lvl w:ilvl="7" w:tplc="0C090003" w:tentative="1">
      <w:start w:val="1"/>
      <w:numFmt w:val="bullet"/>
      <w:lvlText w:val="o"/>
      <w:lvlJc w:val="left"/>
      <w:pPr>
        <w:ind w:left="5805" w:hanging="360"/>
      </w:pPr>
      <w:rPr>
        <w:rFonts w:ascii="Courier New" w:hAnsi="Courier New" w:cs="Courier New" w:hint="default"/>
      </w:rPr>
    </w:lvl>
    <w:lvl w:ilvl="8" w:tplc="0C090005" w:tentative="1">
      <w:start w:val="1"/>
      <w:numFmt w:val="bullet"/>
      <w:lvlText w:val=""/>
      <w:lvlJc w:val="left"/>
      <w:pPr>
        <w:ind w:left="6525" w:hanging="360"/>
      </w:pPr>
      <w:rPr>
        <w:rFonts w:ascii="Wingdings" w:hAnsi="Wingdings" w:hint="default"/>
      </w:rPr>
    </w:lvl>
  </w:abstractNum>
  <w:abstractNum w:abstractNumId="16" w15:restartNumberingAfterBreak="0">
    <w:nsid w:val="58810D0A"/>
    <w:multiLevelType w:val="hybridMultilevel"/>
    <w:tmpl w:val="F3640C94"/>
    <w:lvl w:ilvl="0" w:tplc="527CEF70">
      <w:start w:val="75"/>
      <w:numFmt w:val="bullet"/>
      <w:lvlText w:val="-"/>
      <w:lvlJc w:val="left"/>
      <w:pPr>
        <w:ind w:left="720" w:hanging="360"/>
      </w:pPr>
      <w:rPr>
        <w:rFonts w:ascii="Times New Roman" w:eastAsiaTheme="minorHAnsi" w:hAnsi="Times New Roman" w:cs="Times New Roman"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7" w15:restartNumberingAfterBreak="0">
    <w:nsid w:val="59FA20D2"/>
    <w:multiLevelType w:val="hybridMultilevel"/>
    <w:tmpl w:val="020AAB54"/>
    <w:lvl w:ilvl="0" w:tplc="0C09000B">
      <w:start w:val="1"/>
      <w:numFmt w:val="bullet"/>
      <w:lvlText w:val=""/>
      <w:lvlJc w:val="left"/>
      <w:pPr>
        <w:ind w:left="720" w:hanging="360"/>
      </w:pPr>
      <w:rPr>
        <w:rFonts w:ascii="Wingdings" w:hAnsi="Wingdings"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8" w15:restartNumberingAfterBreak="0">
    <w:nsid w:val="6055680F"/>
    <w:multiLevelType w:val="hybridMultilevel"/>
    <w:tmpl w:val="E6EA40AC"/>
    <w:lvl w:ilvl="0" w:tplc="527CEF70">
      <w:start w:val="75"/>
      <w:numFmt w:val="bullet"/>
      <w:lvlText w:val="-"/>
      <w:lvlJc w:val="left"/>
      <w:pPr>
        <w:ind w:left="720" w:hanging="360"/>
      </w:pPr>
      <w:rPr>
        <w:rFonts w:ascii="Times New Roman" w:eastAsiaTheme="minorHAnsi" w:hAnsi="Times New Roman" w:cs="Times New Roman"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9" w15:restartNumberingAfterBreak="0">
    <w:nsid w:val="60805CD8"/>
    <w:multiLevelType w:val="hybridMultilevel"/>
    <w:tmpl w:val="56D248C6"/>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0" w15:restartNumberingAfterBreak="0">
    <w:nsid w:val="60951164"/>
    <w:multiLevelType w:val="hybridMultilevel"/>
    <w:tmpl w:val="0CD2170A"/>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1" w15:restartNumberingAfterBreak="0">
    <w:nsid w:val="61316778"/>
    <w:multiLevelType w:val="hybridMultilevel"/>
    <w:tmpl w:val="346448FC"/>
    <w:lvl w:ilvl="0" w:tplc="E7064D26">
      <w:numFmt w:val="bullet"/>
      <w:lvlText w:val="-"/>
      <w:lvlJc w:val="left"/>
      <w:pPr>
        <w:ind w:left="720" w:hanging="360"/>
      </w:pPr>
      <w:rPr>
        <w:rFonts w:ascii="Calibri" w:eastAsiaTheme="minorHAnsi" w:hAnsi="Calibri" w:cs="Calibri"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2" w15:restartNumberingAfterBreak="0">
    <w:nsid w:val="62187734"/>
    <w:multiLevelType w:val="hybridMultilevel"/>
    <w:tmpl w:val="CEB21D7C"/>
    <w:lvl w:ilvl="0" w:tplc="0C09000B">
      <w:start w:val="1"/>
      <w:numFmt w:val="bullet"/>
      <w:lvlText w:val=""/>
      <w:lvlJc w:val="left"/>
      <w:pPr>
        <w:ind w:left="720" w:hanging="360"/>
      </w:pPr>
      <w:rPr>
        <w:rFonts w:ascii="Wingdings" w:hAnsi="Wingdings"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3" w15:restartNumberingAfterBreak="0">
    <w:nsid w:val="67847D5B"/>
    <w:multiLevelType w:val="hybridMultilevel"/>
    <w:tmpl w:val="53E4A3F6"/>
    <w:lvl w:ilvl="0" w:tplc="F8D0C67A">
      <w:numFmt w:val="bullet"/>
      <w:lvlText w:val="-"/>
      <w:lvlJc w:val="left"/>
      <w:pPr>
        <w:ind w:left="720" w:hanging="360"/>
      </w:pPr>
      <w:rPr>
        <w:rFonts w:ascii="Calibri" w:eastAsiaTheme="minorHAnsi" w:hAnsi="Calibri" w:cs="Calibri" w:hint="default"/>
      </w:rPr>
    </w:lvl>
    <w:lvl w:ilvl="1" w:tplc="0C090005">
      <w:start w:val="1"/>
      <w:numFmt w:val="bullet"/>
      <w:lvlText w:val=""/>
      <w:lvlJc w:val="left"/>
      <w:pPr>
        <w:ind w:left="1440" w:hanging="360"/>
      </w:pPr>
      <w:rPr>
        <w:rFonts w:ascii="Wingdings" w:hAnsi="Wingdings" w:hint="default"/>
      </w:rPr>
    </w:lvl>
    <w:lvl w:ilvl="2" w:tplc="90849552">
      <w:numFmt w:val="bullet"/>
      <w:lvlText w:val=""/>
      <w:lvlJc w:val="left"/>
      <w:pPr>
        <w:ind w:left="2160" w:hanging="360"/>
      </w:pPr>
      <w:rPr>
        <w:rFonts w:ascii="Wingdings" w:eastAsiaTheme="minorHAnsi" w:hAnsi="Wingdings" w:cstheme="minorBidi"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68CC2269"/>
    <w:multiLevelType w:val="hybridMultilevel"/>
    <w:tmpl w:val="DC30D35E"/>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5" w15:restartNumberingAfterBreak="0">
    <w:nsid w:val="69F058D5"/>
    <w:multiLevelType w:val="hybridMultilevel"/>
    <w:tmpl w:val="3F865344"/>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6" w15:restartNumberingAfterBreak="0">
    <w:nsid w:val="6D286B3F"/>
    <w:multiLevelType w:val="hybridMultilevel"/>
    <w:tmpl w:val="E3FE2CD6"/>
    <w:lvl w:ilvl="0" w:tplc="6DDCF462">
      <w:start w:val="1"/>
      <w:numFmt w:val="decimal"/>
      <w:lvlText w:val="%1."/>
      <w:lvlJc w:val="left"/>
      <w:pPr>
        <w:ind w:left="720" w:hanging="360"/>
      </w:pPr>
      <w:rPr>
        <w:rFonts w:ascii="Arial" w:hAnsi="Arial" w:hint="default"/>
        <w:sz w:val="20"/>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7" w15:restartNumberingAfterBreak="0">
    <w:nsid w:val="787D15E6"/>
    <w:multiLevelType w:val="hybridMultilevel"/>
    <w:tmpl w:val="67488D4C"/>
    <w:lvl w:ilvl="0" w:tplc="527CEF70">
      <w:start w:val="75"/>
      <w:numFmt w:val="bullet"/>
      <w:lvlText w:val="-"/>
      <w:lvlJc w:val="left"/>
      <w:pPr>
        <w:ind w:left="720" w:hanging="360"/>
      </w:pPr>
      <w:rPr>
        <w:rFonts w:ascii="Times New Roman" w:eastAsiaTheme="minorHAnsi" w:hAnsi="Times New Roman" w:cs="Times New Roman"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8" w15:restartNumberingAfterBreak="0">
    <w:nsid w:val="7A4C7B92"/>
    <w:multiLevelType w:val="hybridMultilevel"/>
    <w:tmpl w:val="286AD1F6"/>
    <w:lvl w:ilvl="0" w:tplc="0C09000F">
      <w:start w:val="1"/>
      <w:numFmt w:val="decimal"/>
      <w:lvlText w:val="%1."/>
      <w:lvlJc w:val="left"/>
      <w:pPr>
        <w:ind w:left="720" w:hanging="360"/>
      </w:pPr>
      <w:rPr>
        <w:rFonts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num w:numId="1" w16cid:durableId="305741045">
    <w:abstractNumId w:val="4"/>
  </w:num>
  <w:num w:numId="2" w16cid:durableId="731008509">
    <w:abstractNumId w:val="15"/>
  </w:num>
  <w:num w:numId="3" w16cid:durableId="220291220">
    <w:abstractNumId w:val="8"/>
  </w:num>
  <w:num w:numId="4" w16cid:durableId="1822113440">
    <w:abstractNumId w:val="11"/>
  </w:num>
  <w:num w:numId="5" w16cid:durableId="735052025">
    <w:abstractNumId w:val="17"/>
  </w:num>
  <w:num w:numId="6" w16cid:durableId="1631285824">
    <w:abstractNumId w:val="5"/>
  </w:num>
  <w:num w:numId="7" w16cid:durableId="1411318435">
    <w:abstractNumId w:val="18"/>
  </w:num>
  <w:num w:numId="8" w16cid:durableId="2109345869">
    <w:abstractNumId w:val="12"/>
  </w:num>
  <w:num w:numId="9" w16cid:durableId="1446073347">
    <w:abstractNumId w:val="13"/>
  </w:num>
  <w:num w:numId="10" w16cid:durableId="1474104116">
    <w:abstractNumId w:val="27"/>
  </w:num>
  <w:num w:numId="11" w16cid:durableId="45031918">
    <w:abstractNumId w:val="2"/>
  </w:num>
  <w:num w:numId="12" w16cid:durableId="1045645358">
    <w:abstractNumId w:val="22"/>
  </w:num>
  <w:num w:numId="13" w16cid:durableId="2078286258">
    <w:abstractNumId w:val="6"/>
  </w:num>
  <w:num w:numId="14" w16cid:durableId="2026635447">
    <w:abstractNumId w:val="7"/>
  </w:num>
  <w:num w:numId="15" w16cid:durableId="1209680181">
    <w:abstractNumId w:val="16"/>
  </w:num>
  <w:num w:numId="16" w16cid:durableId="452289442">
    <w:abstractNumId w:val="3"/>
  </w:num>
  <w:num w:numId="17" w16cid:durableId="886768795">
    <w:abstractNumId w:val="23"/>
  </w:num>
  <w:num w:numId="18" w16cid:durableId="32848267">
    <w:abstractNumId w:val="21"/>
  </w:num>
  <w:num w:numId="19" w16cid:durableId="1893730553">
    <w:abstractNumId w:val="24"/>
  </w:num>
  <w:num w:numId="20" w16cid:durableId="1793672204">
    <w:abstractNumId w:val="28"/>
  </w:num>
  <w:num w:numId="21" w16cid:durableId="1845701131">
    <w:abstractNumId w:val="25"/>
  </w:num>
  <w:num w:numId="22" w16cid:durableId="655378699">
    <w:abstractNumId w:val="0"/>
  </w:num>
  <w:num w:numId="23" w16cid:durableId="742529053">
    <w:abstractNumId w:val="26"/>
  </w:num>
  <w:num w:numId="24" w16cid:durableId="1049378159">
    <w:abstractNumId w:val="14"/>
  </w:num>
  <w:num w:numId="25" w16cid:durableId="1675062219">
    <w:abstractNumId w:val="9"/>
  </w:num>
  <w:num w:numId="26" w16cid:durableId="819004077">
    <w:abstractNumId w:val="10"/>
  </w:num>
  <w:num w:numId="27" w16cid:durableId="1677224974">
    <w:abstractNumId w:val="1"/>
  </w:num>
  <w:num w:numId="28" w16cid:durableId="828596699">
    <w:abstractNumId w:val="19"/>
  </w:num>
  <w:num w:numId="29" w16cid:durableId="390739645">
    <w:abstractNumId w:val="2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Imogen Wallace">
    <w15:presenceInfo w15:providerId="AD" w15:userId="S::IWallace@baker.edu.au::3192e9e7-a795-4f1d-a666-fc1284e12e74"/>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80"/>
  <w:proofState w:spelling="clean" w:grammar="clean"/>
  <w:attachedTemplate r:id="rId1"/>
  <w:stylePaneFormatFilter w:val="3801" w:allStyles="1" w:customStyles="0" w:latentStyles="0" w:stylesInUse="0" w:headingStyles="0" w:numberingStyles="0" w:tableStyles="0" w:directFormattingOnRuns="0" w:directFormattingOnParagraphs="0" w:directFormattingOnNumbering="0" w:directFormattingOnTables="1" w:clearFormatting="1" w:top3HeadingStyles="1" w:visibleStyles="0" w:alternateStyleNames="0"/>
  <w:defaultTabStop w:val="720"/>
  <w:displayHorizontalDrawingGridEvery w:val="0"/>
  <w:displayVerticalDrawingGridEvery w:val="0"/>
  <w:doNotUseMarginsForDrawingGridOrigin/>
  <w:doNotShadeFormData/>
  <w:noPunctuationKerning/>
  <w:characterSpacingControl w:val="doNotCompress"/>
  <w:hdrShapeDefaults>
    <o:shapedefaults v:ext="edit" spidmax="2050">
      <o:colormru v:ext="edit" colors="#005ea7"/>
    </o:shapedefaults>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0MjMztTSzNDYwNbA0NLNU0lEKTi0uzszPAykwNKoFALoNrdItAAAA"/>
  </w:docVars>
  <w:rsids>
    <w:rsidRoot w:val="009C2FC7"/>
    <w:rsid w:val="000019D2"/>
    <w:rsid w:val="000108DB"/>
    <w:rsid w:val="0001254E"/>
    <w:rsid w:val="0001559A"/>
    <w:rsid w:val="00037B54"/>
    <w:rsid w:val="000500F3"/>
    <w:rsid w:val="00065599"/>
    <w:rsid w:val="00066F66"/>
    <w:rsid w:val="00071E49"/>
    <w:rsid w:val="000A4772"/>
    <w:rsid w:val="000A5BF6"/>
    <w:rsid w:val="000B24D9"/>
    <w:rsid w:val="000B3B75"/>
    <w:rsid w:val="000C1487"/>
    <w:rsid w:val="000C7467"/>
    <w:rsid w:val="000E6F5D"/>
    <w:rsid w:val="001163C3"/>
    <w:rsid w:val="00124718"/>
    <w:rsid w:val="0012614C"/>
    <w:rsid w:val="001427C2"/>
    <w:rsid w:val="00144BD7"/>
    <w:rsid w:val="00152796"/>
    <w:rsid w:val="00157EE7"/>
    <w:rsid w:val="00173905"/>
    <w:rsid w:val="0018610F"/>
    <w:rsid w:val="001A3A43"/>
    <w:rsid w:val="001A3C5C"/>
    <w:rsid w:val="001C77C2"/>
    <w:rsid w:val="001F07B7"/>
    <w:rsid w:val="001F0EFA"/>
    <w:rsid w:val="00255582"/>
    <w:rsid w:val="00265926"/>
    <w:rsid w:val="00283542"/>
    <w:rsid w:val="002B219F"/>
    <w:rsid w:val="002B7F10"/>
    <w:rsid w:val="002C5C70"/>
    <w:rsid w:val="002E0DC1"/>
    <w:rsid w:val="002E114B"/>
    <w:rsid w:val="002E517F"/>
    <w:rsid w:val="002F03D1"/>
    <w:rsid w:val="00306CA6"/>
    <w:rsid w:val="00321CF5"/>
    <w:rsid w:val="00337640"/>
    <w:rsid w:val="00372DC8"/>
    <w:rsid w:val="00383C51"/>
    <w:rsid w:val="003A3CF0"/>
    <w:rsid w:val="003B4322"/>
    <w:rsid w:val="003C5654"/>
    <w:rsid w:val="004214D5"/>
    <w:rsid w:val="004276A6"/>
    <w:rsid w:val="00431A7A"/>
    <w:rsid w:val="0043563E"/>
    <w:rsid w:val="00461D32"/>
    <w:rsid w:val="004769F0"/>
    <w:rsid w:val="004804E5"/>
    <w:rsid w:val="00495B75"/>
    <w:rsid w:val="004B5EE9"/>
    <w:rsid w:val="004B78BF"/>
    <w:rsid w:val="004B7BBD"/>
    <w:rsid w:val="004D1DD8"/>
    <w:rsid w:val="004F0668"/>
    <w:rsid w:val="00500692"/>
    <w:rsid w:val="005229BE"/>
    <w:rsid w:val="00530445"/>
    <w:rsid w:val="00540B31"/>
    <w:rsid w:val="00551A6A"/>
    <w:rsid w:val="00552ABE"/>
    <w:rsid w:val="00554BA9"/>
    <w:rsid w:val="00575A13"/>
    <w:rsid w:val="0058782E"/>
    <w:rsid w:val="005B02C3"/>
    <w:rsid w:val="005C6940"/>
    <w:rsid w:val="00602C7E"/>
    <w:rsid w:val="00603878"/>
    <w:rsid w:val="006101D6"/>
    <w:rsid w:val="006179C8"/>
    <w:rsid w:val="00694EE1"/>
    <w:rsid w:val="006A2BB6"/>
    <w:rsid w:val="006C291B"/>
    <w:rsid w:val="006C3F38"/>
    <w:rsid w:val="00706F3A"/>
    <w:rsid w:val="00722B1C"/>
    <w:rsid w:val="0072568C"/>
    <w:rsid w:val="00771FEB"/>
    <w:rsid w:val="00780460"/>
    <w:rsid w:val="007A20F6"/>
    <w:rsid w:val="007A4AB2"/>
    <w:rsid w:val="007A7B50"/>
    <w:rsid w:val="007E3761"/>
    <w:rsid w:val="007F42FA"/>
    <w:rsid w:val="00803186"/>
    <w:rsid w:val="00805F4F"/>
    <w:rsid w:val="00845908"/>
    <w:rsid w:val="00850F96"/>
    <w:rsid w:val="0087128F"/>
    <w:rsid w:val="00874447"/>
    <w:rsid w:val="008820B0"/>
    <w:rsid w:val="00887868"/>
    <w:rsid w:val="008B55E9"/>
    <w:rsid w:val="008D262E"/>
    <w:rsid w:val="008F7222"/>
    <w:rsid w:val="00905385"/>
    <w:rsid w:val="00980261"/>
    <w:rsid w:val="00994FA1"/>
    <w:rsid w:val="009B29C5"/>
    <w:rsid w:val="009C2FC7"/>
    <w:rsid w:val="009E3A29"/>
    <w:rsid w:val="009F732B"/>
    <w:rsid w:val="00A1692D"/>
    <w:rsid w:val="00A17745"/>
    <w:rsid w:val="00A34FA5"/>
    <w:rsid w:val="00A35D71"/>
    <w:rsid w:val="00A43EF4"/>
    <w:rsid w:val="00A53164"/>
    <w:rsid w:val="00A55821"/>
    <w:rsid w:val="00A85871"/>
    <w:rsid w:val="00AA3782"/>
    <w:rsid w:val="00AA4DA3"/>
    <w:rsid w:val="00AB3F7F"/>
    <w:rsid w:val="00AC151B"/>
    <w:rsid w:val="00B26228"/>
    <w:rsid w:val="00B329B2"/>
    <w:rsid w:val="00B407DE"/>
    <w:rsid w:val="00B77181"/>
    <w:rsid w:val="00B80D23"/>
    <w:rsid w:val="00B82AB6"/>
    <w:rsid w:val="00BA2D2D"/>
    <w:rsid w:val="00BA787C"/>
    <w:rsid w:val="00BD0349"/>
    <w:rsid w:val="00BE26F3"/>
    <w:rsid w:val="00BE3A66"/>
    <w:rsid w:val="00BF168F"/>
    <w:rsid w:val="00BF4764"/>
    <w:rsid w:val="00C1779F"/>
    <w:rsid w:val="00C45274"/>
    <w:rsid w:val="00C54441"/>
    <w:rsid w:val="00C63231"/>
    <w:rsid w:val="00C6690E"/>
    <w:rsid w:val="00CA3702"/>
    <w:rsid w:val="00CC4998"/>
    <w:rsid w:val="00CC505F"/>
    <w:rsid w:val="00CD6375"/>
    <w:rsid w:val="00CF677F"/>
    <w:rsid w:val="00D0260B"/>
    <w:rsid w:val="00D82F4C"/>
    <w:rsid w:val="00D87252"/>
    <w:rsid w:val="00DC122E"/>
    <w:rsid w:val="00DE0DC0"/>
    <w:rsid w:val="00DE7537"/>
    <w:rsid w:val="00DF2E20"/>
    <w:rsid w:val="00DF56AF"/>
    <w:rsid w:val="00E20622"/>
    <w:rsid w:val="00E43B82"/>
    <w:rsid w:val="00E465A9"/>
    <w:rsid w:val="00E5427A"/>
    <w:rsid w:val="00E70B6D"/>
    <w:rsid w:val="00E732F7"/>
    <w:rsid w:val="00E74D82"/>
    <w:rsid w:val="00E96F32"/>
    <w:rsid w:val="00ED45A9"/>
    <w:rsid w:val="00EE5FBC"/>
    <w:rsid w:val="00F22F48"/>
    <w:rsid w:val="00F26244"/>
    <w:rsid w:val="00F33AB0"/>
    <w:rsid w:val="00F43A3A"/>
    <w:rsid w:val="00F46BF9"/>
    <w:rsid w:val="00F479BA"/>
    <w:rsid w:val="00F51D43"/>
    <w:rsid w:val="00F56E3D"/>
    <w:rsid w:val="00F63F03"/>
    <w:rsid w:val="00F64B6D"/>
    <w:rsid w:val="00F73764"/>
    <w:rsid w:val="00F87F54"/>
    <w:rsid w:val="00F90E54"/>
    <w:rsid w:val="00FA405C"/>
    <w:rsid w:val="00FB1F03"/>
    <w:rsid w:val="00FC1E4A"/>
    <w:rsid w:val="00FD1CB9"/>
    <w:rsid w:val="00FD6025"/>
    <w:rsid w:val="00FF1E37"/>
    <w:rsid w:val="00FF4B37"/>
  </w:rsids>
  <m:mathPr>
    <m:mathFont m:val="Cambria Math"/>
    <m:brkBin m:val="before"/>
    <m:brkBinSub m:val="--"/>
    <m:smallFrac m:val="0"/>
    <m:dispDef/>
    <m:lMargin m:val="0"/>
    <m:rMargin m:val="0"/>
    <m:defJc m:val="centerGroup"/>
    <m:wrapIndent m:val="1440"/>
    <m:intLim m:val="subSup"/>
    <m:naryLim m:val="undOvr"/>
  </m:mathPr>
  <w:themeFontLang w:val="en-AU" w:eastAsia="zh-CN" w:bidi="th-TH"/>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colormru v:ext="edit" colors="#005ea7"/>
    </o:shapedefaults>
    <o:shapelayout v:ext="edit">
      <o:idmap v:ext="edit" data="2"/>
    </o:shapelayout>
  </w:shapeDefaults>
  <w:decimalSymbol w:val="."/>
  <w:listSeparator w:val=","/>
  <w14:docId w14:val="78D56C8E"/>
  <w15:chartTrackingRefBased/>
  <w15:docId w15:val="{815D7575-D56F-4FAA-AB49-A442DEEF61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w:eastAsia="Times" w:hAnsi="Times" w:cs="Times New Roman"/>
        <w:lang w:val="en-AU" w:eastAsia="en-AU"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283542"/>
    <w:rPr>
      <w:rFonts w:ascii="Arial" w:hAnsi="Arial"/>
      <w:sz w:val="22"/>
    </w:rPr>
  </w:style>
  <w:style w:type="paragraph" w:styleId="Heading1">
    <w:name w:val="heading 1"/>
    <w:aliases w:val="Heading 1 | Baker"/>
    <w:basedOn w:val="BodytextBaker"/>
    <w:next w:val="BodytextBaker"/>
    <w:link w:val="Heading1Char"/>
    <w:qFormat/>
    <w:rsid w:val="00BD0349"/>
    <w:pPr>
      <w:numPr>
        <w:numId w:val="1"/>
      </w:numPr>
      <w:outlineLvl w:val="0"/>
    </w:pPr>
  </w:style>
  <w:style w:type="paragraph" w:styleId="Heading5">
    <w:name w:val="heading 5"/>
    <w:basedOn w:val="Normal"/>
    <w:next w:val="Normal"/>
    <w:link w:val="Heading5Char"/>
    <w:qFormat/>
    <w:rsid w:val="00BE3A66"/>
    <w:pPr>
      <w:keepNext/>
      <w:jc w:val="center"/>
      <w:outlineLvl w:val="4"/>
    </w:pPr>
    <w:rPr>
      <w:rFonts w:ascii="Times New Roman" w:eastAsia="MS Mincho" w:hAnsi="Times New Roman"/>
      <w:b/>
      <w:bCs/>
      <w:sz w:val="20"/>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pPr>
      <w:tabs>
        <w:tab w:val="center" w:pos="4320"/>
        <w:tab w:val="right" w:pos="8640"/>
      </w:tabs>
    </w:pPr>
  </w:style>
  <w:style w:type="paragraph" w:styleId="Footer">
    <w:name w:val="footer"/>
    <w:basedOn w:val="BodytextBaker"/>
    <w:rsid w:val="00372DC8"/>
    <w:pPr>
      <w:tabs>
        <w:tab w:val="right" w:pos="8931"/>
      </w:tabs>
    </w:pPr>
    <w:rPr>
      <w:color w:val="455560"/>
    </w:rPr>
  </w:style>
  <w:style w:type="paragraph" w:styleId="BalloonText">
    <w:name w:val="Balloon Text"/>
    <w:basedOn w:val="Normal"/>
    <w:link w:val="BalloonTextChar"/>
    <w:rsid w:val="00554BA9"/>
    <w:rPr>
      <w:rFonts w:ascii="Segoe UI" w:hAnsi="Segoe UI" w:cs="Segoe UI"/>
      <w:sz w:val="18"/>
      <w:szCs w:val="18"/>
    </w:rPr>
  </w:style>
  <w:style w:type="character" w:customStyle="1" w:styleId="BalloonTextChar">
    <w:name w:val="Balloon Text Char"/>
    <w:link w:val="BalloonText"/>
    <w:rsid w:val="00554BA9"/>
    <w:rPr>
      <w:rFonts w:ascii="Segoe UI" w:hAnsi="Segoe UI" w:cs="Segoe UI"/>
      <w:sz w:val="18"/>
      <w:szCs w:val="18"/>
    </w:rPr>
  </w:style>
  <w:style w:type="paragraph" w:customStyle="1" w:styleId="BodytextBaker">
    <w:name w:val="Body text | Baker"/>
    <w:basedOn w:val="Normal"/>
    <w:qFormat/>
    <w:rsid w:val="00BD0349"/>
    <w:pPr>
      <w:spacing w:after="120" w:line="280" w:lineRule="atLeast"/>
    </w:pPr>
    <w:rPr>
      <w:rFonts w:eastAsia="Calibri" w:cs="Arial"/>
      <w:szCs w:val="21"/>
      <w:lang w:eastAsia="en-US"/>
    </w:rPr>
  </w:style>
  <w:style w:type="character" w:customStyle="1" w:styleId="Heading1Char">
    <w:name w:val="Heading 1 Char"/>
    <w:aliases w:val="Heading 1 | Baker Char"/>
    <w:link w:val="Heading1"/>
    <w:rsid w:val="00BD0349"/>
    <w:rPr>
      <w:rFonts w:ascii="Arial" w:eastAsia="Calibri" w:hAnsi="Arial" w:cs="Arial"/>
      <w:sz w:val="21"/>
      <w:szCs w:val="21"/>
      <w:lang w:eastAsia="en-US"/>
    </w:rPr>
  </w:style>
  <w:style w:type="paragraph" w:styleId="ListParagraph">
    <w:name w:val="List Paragraph"/>
    <w:aliases w:val="List Paragraph | Baker"/>
    <w:basedOn w:val="Normal"/>
    <w:uiPriority w:val="34"/>
    <w:qFormat/>
    <w:rsid w:val="00BD0349"/>
    <w:pPr>
      <w:numPr>
        <w:numId w:val="2"/>
      </w:numPr>
      <w:spacing w:after="120" w:line="260" w:lineRule="atLeast"/>
    </w:pPr>
    <w:rPr>
      <w:rFonts w:eastAsia="Calibri" w:cs="Arial"/>
      <w:sz w:val="21"/>
      <w:szCs w:val="21"/>
      <w:lang w:val="en-US" w:eastAsia="en-US"/>
    </w:rPr>
  </w:style>
  <w:style w:type="paragraph" w:customStyle="1" w:styleId="Listparagraph2Baker">
    <w:name w:val="List paragraph 2 | Baker"/>
    <w:basedOn w:val="ListParagraph"/>
    <w:qFormat/>
    <w:rsid w:val="00BD0349"/>
    <w:pPr>
      <w:numPr>
        <w:numId w:val="3"/>
      </w:numPr>
    </w:pPr>
  </w:style>
  <w:style w:type="paragraph" w:customStyle="1" w:styleId="TablebodyBaker">
    <w:name w:val="Table body | Baker"/>
    <w:basedOn w:val="Normal"/>
    <w:qFormat/>
    <w:rsid w:val="00BD0349"/>
    <w:pPr>
      <w:spacing w:before="80" w:after="80"/>
    </w:pPr>
    <w:rPr>
      <w:rFonts w:eastAsia="Times New Roman" w:cs="Arial"/>
      <w:sz w:val="20"/>
      <w:lang w:val="en-US" w:eastAsia="en-US"/>
    </w:rPr>
  </w:style>
  <w:style w:type="paragraph" w:customStyle="1" w:styleId="TableheaderBaker">
    <w:name w:val="Table header | Baker"/>
    <w:basedOn w:val="Normal"/>
    <w:qFormat/>
    <w:rsid w:val="00BD0349"/>
    <w:pPr>
      <w:spacing w:before="80" w:after="80"/>
    </w:pPr>
    <w:rPr>
      <w:rFonts w:eastAsia="Times New Roman" w:cs="Arial"/>
      <w:b/>
      <w:sz w:val="20"/>
      <w:lang w:val="en-US" w:eastAsia="en-US"/>
    </w:rPr>
  </w:style>
  <w:style w:type="character" w:styleId="Hyperlink">
    <w:name w:val="Hyperlink"/>
    <w:basedOn w:val="DefaultParagraphFont"/>
    <w:rsid w:val="00694EE1"/>
    <w:rPr>
      <w:color w:val="0563C1" w:themeColor="hyperlink"/>
      <w:u w:val="single"/>
    </w:rPr>
  </w:style>
  <w:style w:type="character" w:customStyle="1" w:styleId="Heading5Char">
    <w:name w:val="Heading 5 Char"/>
    <w:basedOn w:val="DefaultParagraphFont"/>
    <w:link w:val="Heading5"/>
    <w:rsid w:val="00BE3A66"/>
    <w:rPr>
      <w:rFonts w:ascii="Times New Roman" w:eastAsia="MS Mincho" w:hAnsi="Times New Roman"/>
      <w:b/>
      <w:bCs/>
      <w:lang w:val="en-US" w:eastAsia="en-US"/>
    </w:rPr>
  </w:style>
  <w:style w:type="paragraph" w:customStyle="1" w:styleId="SectionheaderBaker">
    <w:name w:val="Section header | Baker"/>
    <w:basedOn w:val="BodytextBaker"/>
    <w:next w:val="BodytextBaker"/>
    <w:qFormat/>
    <w:rsid w:val="00C45274"/>
    <w:pPr>
      <w:pBdr>
        <w:top w:val="single" w:sz="4" w:space="2" w:color="FFFFFF"/>
        <w:left w:val="single" w:sz="4" w:space="4" w:color="FFFFFF"/>
        <w:bottom w:val="single" w:sz="4" w:space="3" w:color="FFFFFF"/>
        <w:right w:val="single" w:sz="4" w:space="4" w:color="FFFFFF"/>
      </w:pBdr>
      <w:shd w:val="clear" w:color="auto" w:fill="005BBB"/>
      <w:spacing w:before="360"/>
    </w:pPr>
    <w:rPr>
      <w:b/>
      <w:color w:val="FFFFFF"/>
      <w:szCs w:val="24"/>
    </w:rPr>
  </w:style>
  <w:style w:type="paragraph" w:styleId="FootnoteText">
    <w:name w:val="footnote text"/>
    <w:basedOn w:val="Normal"/>
    <w:link w:val="FootnoteTextChar"/>
    <w:rsid w:val="00C45274"/>
    <w:rPr>
      <w:sz w:val="20"/>
    </w:rPr>
  </w:style>
  <w:style w:type="character" w:customStyle="1" w:styleId="FootnoteTextChar">
    <w:name w:val="Footnote Text Char"/>
    <w:basedOn w:val="DefaultParagraphFont"/>
    <w:link w:val="FootnoteText"/>
    <w:rsid w:val="00C45274"/>
    <w:rPr>
      <w:rFonts w:ascii="Arial" w:hAnsi="Arial"/>
    </w:rPr>
  </w:style>
  <w:style w:type="character" w:styleId="FootnoteReference">
    <w:name w:val="footnote reference"/>
    <w:basedOn w:val="DefaultParagraphFont"/>
    <w:rsid w:val="00C45274"/>
    <w:rPr>
      <w:vertAlign w:val="superscript"/>
    </w:rPr>
  </w:style>
  <w:style w:type="paragraph" w:customStyle="1" w:styleId="FormfieldBaker">
    <w:name w:val="Form field | Baker"/>
    <w:basedOn w:val="BodytextBaker"/>
    <w:uiPriority w:val="2"/>
    <w:qFormat/>
    <w:rsid w:val="00F26244"/>
    <w:pPr>
      <w:spacing w:after="0" w:line="240" w:lineRule="auto"/>
      <w:ind w:left="-108"/>
    </w:pPr>
  </w:style>
  <w:style w:type="paragraph" w:customStyle="1" w:styleId="FormtitleBaker">
    <w:name w:val="Form title | Baker"/>
    <w:basedOn w:val="BodytextBaker"/>
    <w:uiPriority w:val="2"/>
    <w:qFormat/>
    <w:rsid w:val="00F26244"/>
    <w:pPr>
      <w:spacing w:after="0" w:line="240" w:lineRule="auto"/>
    </w:pPr>
    <w:rPr>
      <w:b/>
    </w:rPr>
  </w:style>
  <w:style w:type="paragraph" w:customStyle="1" w:styleId="Sub-titleBaker">
    <w:name w:val="Sub-title | Baker"/>
    <w:basedOn w:val="BodytextBaker"/>
    <w:next w:val="BodytextBaker"/>
    <w:qFormat/>
    <w:rsid w:val="00530445"/>
    <w:pPr>
      <w:spacing w:before="240"/>
    </w:pPr>
    <w:rPr>
      <w:b/>
      <w:color w:val="455560"/>
      <w:sz w:val="24"/>
    </w:rPr>
  </w:style>
  <w:style w:type="paragraph" w:customStyle="1" w:styleId="TitleBaker">
    <w:name w:val="Title | Baker"/>
    <w:basedOn w:val="BodytextBaker"/>
    <w:qFormat/>
    <w:rsid w:val="00530445"/>
    <w:pPr>
      <w:spacing w:before="360" w:after="240"/>
    </w:pPr>
    <w:rPr>
      <w:b/>
      <w:color w:val="005EA7"/>
      <w:sz w:val="40"/>
    </w:rPr>
  </w:style>
  <w:style w:type="paragraph" w:styleId="Revision">
    <w:name w:val="Revision"/>
    <w:hidden/>
    <w:uiPriority w:val="99"/>
    <w:semiHidden/>
    <w:rsid w:val="00B77181"/>
    <w:rPr>
      <w:rFonts w:ascii="Arial" w:hAnsi="Arial"/>
      <w:sz w:val="22"/>
    </w:rPr>
  </w:style>
  <w:style w:type="character" w:styleId="CommentReference">
    <w:name w:val="annotation reference"/>
    <w:basedOn w:val="DefaultParagraphFont"/>
    <w:rsid w:val="000C7467"/>
    <w:rPr>
      <w:sz w:val="16"/>
      <w:szCs w:val="16"/>
    </w:rPr>
  </w:style>
  <w:style w:type="paragraph" w:styleId="CommentText">
    <w:name w:val="annotation text"/>
    <w:basedOn w:val="Normal"/>
    <w:link w:val="CommentTextChar"/>
    <w:rsid w:val="000C7467"/>
    <w:rPr>
      <w:sz w:val="20"/>
    </w:rPr>
  </w:style>
  <w:style w:type="character" w:customStyle="1" w:styleId="CommentTextChar">
    <w:name w:val="Comment Text Char"/>
    <w:basedOn w:val="DefaultParagraphFont"/>
    <w:link w:val="CommentText"/>
    <w:rsid w:val="000C7467"/>
    <w:rPr>
      <w:rFonts w:ascii="Arial" w:hAnsi="Arial"/>
    </w:rPr>
  </w:style>
  <w:style w:type="paragraph" w:styleId="CommentSubject">
    <w:name w:val="annotation subject"/>
    <w:basedOn w:val="CommentText"/>
    <w:next w:val="CommentText"/>
    <w:link w:val="CommentSubjectChar"/>
    <w:semiHidden/>
    <w:unhideWhenUsed/>
    <w:rsid w:val="000C7467"/>
    <w:rPr>
      <w:b/>
      <w:bCs/>
    </w:rPr>
  </w:style>
  <w:style w:type="character" w:customStyle="1" w:styleId="CommentSubjectChar">
    <w:name w:val="Comment Subject Char"/>
    <w:basedOn w:val="CommentTextChar"/>
    <w:link w:val="CommentSubject"/>
    <w:semiHidden/>
    <w:rsid w:val="000C7467"/>
    <w:rPr>
      <w:rFonts w:ascii="Arial" w:hAnsi="Arial"/>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9843093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footer" Target="footer2.xml"/><Relationship Id="rId3" Type="http://schemas.openxmlformats.org/officeDocument/2006/relationships/styles" Target="styles.xml"/><Relationship Id="rId21" Type="http://schemas.openxmlformats.org/officeDocument/2006/relationships/image" Target="media/image13.jpeg"/><Relationship Id="rId7" Type="http://schemas.openxmlformats.org/officeDocument/2006/relationships/endnotes" Target="endnotes.xml"/><Relationship Id="rId12" Type="http://schemas.openxmlformats.org/officeDocument/2006/relationships/hyperlink" Target="https://www.vyaire.com/sites/default/files/2019-04/Special-Edition-CPET_EN_Web.pdf" TargetMode="External"/><Relationship Id="rId17" Type="http://schemas.openxmlformats.org/officeDocument/2006/relationships/image" Target="media/image9.png"/><Relationship Id="rId25"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jpeg"/><Relationship Id="rId28" Type="http://schemas.microsoft.com/office/2011/relationships/people" Target="people.xml"/><Relationship Id="rId10" Type="http://schemas.openxmlformats.org/officeDocument/2006/relationships/image" Target="media/image3.png"/><Relationship Id="rId19" Type="http://schemas.openxmlformats.org/officeDocument/2006/relationships/image" Target="media/image11.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6.png"/><Relationship Id="rId22" Type="http://schemas.openxmlformats.org/officeDocument/2006/relationships/image" Target="media/image14.jpeg"/><Relationship Id="rId27"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6.jpe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LINDQ~1\AppData\Local\Temp\baker-institute-general-document.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2B5E1DA-6C6A-428B-89E0-A1413E8566C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baker-institute-general-document</Template>
  <TotalTime>49</TotalTime>
  <Pages>8</Pages>
  <Words>1178</Words>
  <Characters>6297</Characters>
  <Application>Microsoft Office Word</Application>
  <DocSecurity>0</DocSecurity>
  <Lines>52</Lines>
  <Paragraphs>14</Paragraphs>
  <ScaleCrop>false</ScaleCrop>
  <HeadingPairs>
    <vt:vector size="2" baseType="variant">
      <vt:variant>
        <vt:lpstr>Title</vt:lpstr>
      </vt:variant>
      <vt:variant>
        <vt:i4>1</vt:i4>
      </vt:variant>
    </vt:vector>
  </HeadingPairs>
  <TitlesOfParts>
    <vt:vector size="1" baseType="lpstr">
      <vt:lpstr>Baker Heart and Diabetes Institute</vt:lpstr>
    </vt:vector>
  </TitlesOfParts>
  <Company>Lemonade</Company>
  <LinksUpToDate>false</LinksUpToDate>
  <CharactersWithSpaces>7461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Baker Heart and Diabetes Institute</dc:title>
  <dc:subject/>
  <dc:creator>Anniina Lindqvist</dc:creator>
  <cp:keywords/>
  <cp:lastModifiedBy>Erin Howden</cp:lastModifiedBy>
  <cp:revision>8</cp:revision>
  <cp:lastPrinted>2016-12-21T00:17:00Z</cp:lastPrinted>
  <dcterms:created xsi:type="dcterms:W3CDTF">2023-06-30T02:49:00Z</dcterms:created>
  <dcterms:modified xsi:type="dcterms:W3CDTF">2023-11-02T23:58:00Z</dcterms:modified>
</cp:coreProperties>
</file>